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bin"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A6DDC8" w14:textId="77777777" w:rsidR="002F2FE9" w:rsidRPr="00CE5C2A" w:rsidRDefault="00022F78" w:rsidP="00AE042F">
      <w:r w:rsidRPr="00307212">
        <w:rPr>
          <w:noProof/>
        </w:rPr>
        <w:drawing>
          <wp:inline distT="0" distB="0" distL="0" distR="0" wp14:anchorId="69DE73C3" wp14:editId="160BF2C8">
            <wp:extent cx="1792224" cy="603504"/>
            <wp:effectExtent l="0" t="0" r="0" b="635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yfarth_Full_Logo_Black.jpg"/>
                    <pic:cNvPicPr/>
                  </pic:nvPicPr>
                  <pic:blipFill>
                    <a:blip r:embed="rId8"/>
                    <a:stretch>
                      <a:fillRect/>
                    </a:stretch>
                  </pic:blipFill>
                  <pic:spPr>
                    <a:xfrm>
                      <a:off x="0" y="0"/>
                      <a:ext cx="1792224" cy="603504"/>
                    </a:xfrm>
                    <a:prstGeom prst="rect">
                      <a:avLst/>
                    </a:prstGeom>
                  </pic:spPr>
                </pic:pic>
              </a:graphicData>
            </a:graphic>
          </wp:inline>
        </w:drawing>
      </w:r>
    </w:p>
    <w:tbl>
      <w:tblPr>
        <w:tblStyle w:val="TableGrid"/>
        <w:tblW w:w="5000" w:type="pct"/>
        <w:tblInd w:w="0" w:type="dxa"/>
        <w:tblLayout w:type="fixed"/>
        <w:tblCellMar>
          <w:top w:w="43" w:type="dxa"/>
          <w:left w:w="115" w:type="dxa"/>
          <w:bottom w:w="43" w:type="dxa"/>
          <w:right w:w="115" w:type="dxa"/>
        </w:tblCellMar>
        <w:tblLook w:val="01E0" w:firstRow="1" w:lastRow="1" w:firstColumn="1" w:lastColumn="1" w:noHBand="0" w:noVBand="0"/>
      </w:tblPr>
      <w:tblGrid>
        <w:gridCol w:w="4737"/>
        <w:gridCol w:w="5156"/>
      </w:tblGrid>
      <w:tr w:rsidR="00A43DA8" w:rsidRPr="00941564" w14:paraId="59B3E090" w14:textId="77777777" w:rsidTr="00CF6588">
        <w:tc>
          <w:tcPr>
            <w:tcW w:w="5000" w:type="pct"/>
            <w:gridSpan w:val="2"/>
            <w:tcBorders>
              <w:top w:val="nil"/>
              <w:left w:val="nil"/>
              <w:right w:val="nil"/>
            </w:tcBorders>
            <w:shd w:val="clear" w:color="auto" w:fill="FFFFFF" w:themeFill="background1"/>
          </w:tcPr>
          <w:p w14:paraId="2796E792" w14:textId="77777777" w:rsidR="00A43DA8" w:rsidRDefault="00022F78" w:rsidP="00CF6588">
            <w:pPr>
              <w:pStyle w:val="BodySingleCharChar"/>
              <w:jc w:val="center"/>
              <w:rPr>
                <w:b/>
                <w:bCs/>
              </w:rPr>
            </w:pPr>
            <w:r w:rsidRPr="00941564">
              <w:rPr>
                <w:b/>
                <w:bCs/>
              </w:rPr>
              <w:t>GREEN CARD STRATEGY DOCUMENT/INTAKE SHEET</w:t>
            </w:r>
          </w:p>
          <w:p w14:paraId="633EA26E" w14:textId="77777777" w:rsidR="00A43DA8" w:rsidRPr="00941564" w:rsidRDefault="00022F78" w:rsidP="00CF6588">
            <w:pPr>
              <w:pStyle w:val="BodySingleCharChar"/>
              <w:jc w:val="center"/>
              <w:rPr>
                <w:b/>
                <w:bCs/>
              </w:rPr>
            </w:pPr>
            <w:r>
              <w:rPr>
                <w:b/>
                <w:bCs/>
              </w:rPr>
              <w:t>DRAFT VERSION</w:t>
            </w:r>
          </w:p>
          <w:p w14:paraId="74EA405B" w14:textId="77777777" w:rsidR="00A43DA8" w:rsidRPr="00941564" w:rsidRDefault="00117F6E" w:rsidP="00CF6588">
            <w:pPr>
              <w:pStyle w:val="BodySingleCharChar"/>
              <w:jc w:val="center"/>
              <w:rPr>
                <w:b/>
                <w:bCs/>
              </w:rPr>
            </w:pPr>
          </w:p>
        </w:tc>
      </w:tr>
      <w:tr w:rsidR="00A43DA8" w:rsidRPr="00941564" w14:paraId="346A5122" w14:textId="77777777" w:rsidTr="00CF6588">
        <w:tc>
          <w:tcPr>
            <w:tcW w:w="2394" w:type="pct"/>
            <w:shd w:val="clear" w:color="auto" w:fill="BFBFBF" w:themeFill="background1" w:themeFillShade="BF"/>
          </w:tcPr>
          <w:p w14:paraId="64BAD7BE" w14:textId="77777777" w:rsidR="00A43DA8" w:rsidRPr="008575BC" w:rsidRDefault="00022F78" w:rsidP="00CF6588">
            <w:pPr>
              <w:pStyle w:val="BodySingleCharChar"/>
              <w:rPr>
                <w:bCs/>
              </w:rPr>
            </w:pPr>
            <w:r w:rsidRPr="008575BC">
              <w:br w:type="page"/>
            </w:r>
            <w:r w:rsidRPr="008575BC">
              <w:rPr>
                <w:bCs/>
              </w:rPr>
              <w:t xml:space="preserve">Employer:  </w:t>
            </w:r>
          </w:p>
          <w:p w14:paraId="6EF36F49" w14:textId="77777777" w:rsidR="00A43DA8" w:rsidRPr="008575BC" w:rsidRDefault="00022F78" w:rsidP="00CF6588">
            <w:pPr>
              <w:pStyle w:val="BodySingleCharChar"/>
              <w:rPr>
                <w:b/>
                <w:bCs/>
              </w:rPr>
            </w:pPr>
            <w:r w:rsidRPr="008575BC">
              <w:rPr>
                <w:b/>
                <w:bCs/>
              </w:rPr>
              <w:t xml:space="preserve">Deloitte &amp; </w:t>
            </w:r>
            <w:proofErr w:type="spellStart"/>
            <w:r w:rsidRPr="008575BC">
              <w:rPr>
                <w:b/>
                <w:bCs/>
              </w:rPr>
              <w:t>Touche</w:t>
            </w:r>
            <w:proofErr w:type="spellEnd"/>
            <w:r w:rsidRPr="008575BC">
              <w:rPr>
                <w:b/>
                <w:bCs/>
              </w:rPr>
              <w:t xml:space="preserve"> LLP</w:t>
            </w:r>
          </w:p>
          <w:p w14:paraId="0C012681" w14:textId="77777777" w:rsidR="00A43DA8" w:rsidRPr="008575BC" w:rsidRDefault="00117F6E" w:rsidP="00CF6588">
            <w:pPr>
              <w:pStyle w:val="BodySingleCharChar"/>
              <w:rPr>
                <w:b/>
                <w:bCs/>
              </w:rPr>
            </w:pPr>
          </w:p>
          <w:p w14:paraId="232ED465" w14:textId="77777777" w:rsidR="00A43DA8" w:rsidRPr="008575BC" w:rsidRDefault="00022F78" w:rsidP="00CF6588">
            <w:pPr>
              <w:pStyle w:val="BodySingleCharChar"/>
              <w:rPr>
                <w:bCs/>
              </w:rPr>
            </w:pPr>
            <w:r w:rsidRPr="008575BC">
              <w:rPr>
                <w:bCs/>
              </w:rPr>
              <w:t xml:space="preserve">Employee:  </w:t>
            </w:r>
          </w:p>
          <w:p w14:paraId="5696DCA4" w14:textId="77777777" w:rsidR="00A43DA8" w:rsidRPr="008575BC" w:rsidRDefault="00022F78" w:rsidP="00CF6588">
            <w:pPr>
              <w:pStyle w:val="BodySingleCharChar"/>
              <w:rPr>
                <w:b/>
                <w:bCs/>
              </w:rPr>
            </w:pPr>
            <w:r w:rsidRPr="008575BC">
              <w:rPr>
                <w:b/>
                <w:bCs/>
              </w:rPr>
              <w:t>Himanshu Malik</w:t>
            </w:r>
          </w:p>
        </w:tc>
        <w:tc>
          <w:tcPr>
            <w:tcW w:w="2606" w:type="pct"/>
            <w:shd w:val="clear" w:color="auto" w:fill="BFBFBF" w:themeFill="background1" w:themeFillShade="BF"/>
          </w:tcPr>
          <w:p w14:paraId="749B5106" w14:textId="77777777" w:rsidR="00A43DA8" w:rsidRPr="008575BC" w:rsidRDefault="00022F78" w:rsidP="00CF6588">
            <w:pPr>
              <w:pStyle w:val="BodySingleCharChar"/>
              <w:rPr>
                <w:bCs/>
              </w:rPr>
            </w:pPr>
            <w:r w:rsidRPr="008575BC">
              <w:rPr>
                <w:bCs/>
              </w:rPr>
              <w:t xml:space="preserve">Green Card Job Title:  </w:t>
            </w:r>
          </w:p>
          <w:p w14:paraId="05803E08" w14:textId="77777777" w:rsidR="00A43DA8" w:rsidRPr="008575BC" w:rsidRDefault="00022F78" w:rsidP="00CF6588">
            <w:pPr>
              <w:pStyle w:val="BodySingleCharChar"/>
              <w:rPr>
                <w:b/>
                <w:bCs/>
              </w:rPr>
            </w:pPr>
            <w:r w:rsidRPr="008575BC">
              <w:rPr>
                <w:b/>
                <w:bCs/>
              </w:rPr>
              <w:t>Advisory Senior Consultant</w:t>
            </w:r>
          </w:p>
          <w:p w14:paraId="23D86D48" w14:textId="77777777" w:rsidR="00A43DA8" w:rsidRPr="008575BC" w:rsidRDefault="00117F6E" w:rsidP="00CF6588">
            <w:pPr>
              <w:pStyle w:val="BodySingleCharChar"/>
              <w:rPr>
                <w:b/>
                <w:bCs/>
              </w:rPr>
            </w:pPr>
          </w:p>
          <w:p w14:paraId="40E53BB9" w14:textId="77777777" w:rsidR="00A43DA8" w:rsidRPr="008575BC" w:rsidRDefault="00022F78" w:rsidP="00CF6588">
            <w:pPr>
              <w:pStyle w:val="BodySingleCharChar"/>
              <w:rPr>
                <w:bCs/>
              </w:rPr>
            </w:pPr>
            <w:r w:rsidRPr="008575BC">
              <w:rPr>
                <w:bCs/>
              </w:rPr>
              <w:t xml:space="preserve">Location:  </w:t>
            </w:r>
          </w:p>
          <w:p w14:paraId="3530F682" w14:textId="77777777" w:rsidR="00A43DA8" w:rsidRDefault="00022F78" w:rsidP="00CF6588">
            <w:pPr>
              <w:pStyle w:val="BodySingleCharChar"/>
              <w:rPr>
                <w:b/>
              </w:rPr>
            </w:pPr>
            <w:r>
              <w:rPr>
                <w:b/>
                <w:bCs/>
              </w:rPr>
              <w:t>Pleasanton, California</w:t>
            </w:r>
          </w:p>
          <w:p w14:paraId="326DABF3" w14:textId="77777777" w:rsidR="00A43DA8" w:rsidRPr="008575BC" w:rsidRDefault="00117F6E" w:rsidP="00CF6588">
            <w:pPr>
              <w:pStyle w:val="BodySingleCharChar"/>
              <w:rPr>
                <w:b/>
                <w:bCs/>
              </w:rPr>
            </w:pPr>
          </w:p>
        </w:tc>
      </w:tr>
      <w:tr w:rsidR="00A43DA8" w:rsidRPr="00941564" w14:paraId="2FE83FAC" w14:textId="77777777" w:rsidTr="00CF6588">
        <w:tc>
          <w:tcPr>
            <w:tcW w:w="5000" w:type="pct"/>
            <w:gridSpan w:val="2"/>
          </w:tcPr>
          <w:p w14:paraId="6DB7669B" w14:textId="77777777" w:rsidR="00A43DA8" w:rsidRPr="00941564" w:rsidRDefault="00022F78" w:rsidP="00CF6588">
            <w:pPr>
              <w:pStyle w:val="BodySingleCharChar"/>
              <w:jc w:val="center"/>
              <w:rPr>
                <w:b/>
                <w:bCs/>
                <w:color w:val="000000"/>
              </w:rPr>
            </w:pPr>
            <w:r w:rsidRPr="00941564">
              <w:rPr>
                <w:b/>
                <w:bCs/>
                <w:color w:val="000000"/>
              </w:rPr>
              <w:t>FOREIGN NATIONAL INFORMATION</w:t>
            </w:r>
          </w:p>
        </w:tc>
      </w:tr>
    </w:tbl>
    <w:tbl>
      <w:tblPr>
        <w:tblStyle w:val="TableGrid11"/>
        <w:tblW w:w="4994" w:type="pct"/>
        <w:tblInd w:w="-5" w:type="dxa"/>
        <w:tblLayout w:type="fixed"/>
        <w:tblCellMar>
          <w:top w:w="43" w:type="dxa"/>
          <w:left w:w="115" w:type="dxa"/>
          <w:bottom w:w="43" w:type="dxa"/>
          <w:right w:w="115" w:type="dxa"/>
        </w:tblCellMar>
        <w:tblLook w:val="04A0" w:firstRow="1" w:lastRow="0" w:firstColumn="1" w:lastColumn="0" w:noHBand="0" w:noVBand="1"/>
      </w:tblPr>
      <w:tblGrid>
        <w:gridCol w:w="2819"/>
        <w:gridCol w:w="7052"/>
      </w:tblGrid>
      <w:tr w:rsidR="00A43DA8" w:rsidRPr="0074660F" w14:paraId="0F6F7020" w14:textId="77777777" w:rsidTr="00D743A3">
        <w:tc>
          <w:tcPr>
            <w:tcW w:w="2819" w:type="dxa"/>
            <w:shd w:val="clear" w:color="auto" w:fill="BFBFBF" w:themeFill="background1" w:themeFillShade="BF"/>
            <w:vAlign w:val="center"/>
          </w:tcPr>
          <w:p w14:paraId="7BDF6A98" w14:textId="77777777" w:rsidR="00A43DA8" w:rsidRPr="00185CAD" w:rsidRDefault="00022F78" w:rsidP="00CF6588">
            <w:pPr>
              <w:jc w:val="center"/>
              <w:rPr>
                <w:b/>
                <w:szCs w:val="24"/>
              </w:rPr>
            </w:pPr>
            <w:r w:rsidRPr="00185CAD">
              <w:rPr>
                <w:rFonts w:ascii="Times New Roman" w:hAnsi="Times New Roman"/>
                <w:b/>
                <w:bCs/>
                <w:color w:val="000000"/>
                <w:szCs w:val="24"/>
              </w:rPr>
              <w:t>Current Job Title</w:t>
            </w:r>
          </w:p>
        </w:tc>
        <w:tc>
          <w:tcPr>
            <w:tcW w:w="7052" w:type="dxa"/>
            <w:vAlign w:val="center"/>
          </w:tcPr>
          <w:p w14:paraId="45094380" w14:textId="77777777" w:rsidR="00A43DA8" w:rsidRPr="00185CAD" w:rsidRDefault="00022F78" w:rsidP="00CF6588">
            <w:pPr>
              <w:rPr>
                <w:szCs w:val="24"/>
              </w:rPr>
            </w:pPr>
            <w:r w:rsidRPr="00185CAD">
              <w:rPr>
                <w:rFonts w:ascii="Times New Roman" w:hAnsi="Times New Roman"/>
                <w:szCs w:val="24"/>
              </w:rPr>
              <w:t>Advisory Senior Consultant</w:t>
            </w:r>
          </w:p>
        </w:tc>
      </w:tr>
      <w:tr w:rsidR="001D3EE9" w:rsidRPr="0074660F" w14:paraId="31513DB8" w14:textId="77777777" w:rsidTr="00D743A3">
        <w:tc>
          <w:tcPr>
            <w:tcW w:w="2819" w:type="dxa"/>
            <w:shd w:val="clear" w:color="auto" w:fill="BFBFBF" w:themeFill="background1" w:themeFillShade="BF"/>
            <w:vAlign w:val="center"/>
          </w:tcPr>
          <w:p w14:paraId="412D414F" w14:textId="77777777" w:rsidR="001D3EE9" w:rsidRPr="00185CAD" w:rsidRDefault="00022F78" w:rsidP="00CF6588">
            <w:pPr>
              <w:jc w:val="center"/>
              <w:rPr>
                <w:rFonts w:ascii="Times New Roman" w:hAnsi="Times New Roman"/>
                <w:b/>
                <w:szCs w:val="24"/>
              </w:rPr>
            </w:pPr>
            <w:r w:rsidRPr="00185CAD">
              <w:rPr>
                <w:rFonts w:ascii="Times New Roman" w:hAnsi="Times New Roman"/>
                <w:b/>
                <w:szCs w:val="24"/>
              </w:rPr>
              <w:t>Current NIV Status</w:t>
            </w:r>
          </w:p>
        </w:tc>
        <w:tc>
          <w:tcPr>
            <w:tcW w:w="7052" w:type="dxa"/>
            <w:vAlign w:val="center"/>
          </w:tcPr>
          <w:p w14:paraId="002F4AB2" w14:textId="77777777" w:rsidR="001D3EE9" w:rsidRPr="00185CAD" w:rsidRDefault="00022F78" w:rsidP="00CF6588">
            <w:pPr>
              <w:rPr>
                <w:rFonts w:ascii="Times New Roman" w:hAnsi="Times New Roman"/>
                <w:szCs w:val="24"/>
              </w:rPr>
            </w:pPr>
            <w:r w:rsidRPr="00185CAD">
              <w:rPr>
                <w:rFonts w:ascii="Times New Roman" w:hAnsi="Times New Roman"/>
                <w:szCs w:val="24"/>
              </w:rPr>
              <w:t>H-1B</w:t>
            </w:r>
          </w:p>
        </w:tc>
      </w:tr>
      <w:tr w:rsidR="001D3EE9" w:rsidRPr="0074660F" w14:paraId="3BAD1183" w14:textId="77777777" w:rsidTr="00D743A3">
        <w:tc>
          <w:tcPr>
            <w:tcW w:w="2819" w:type="dxa"/>
            <w:shd w:val="clear" w:color="auto" w:fill="BFBFBF" w:themeFill="background1" w:themeFillShade="BF"/>
            <w:vAlign w:val="center"/>
          </w:tcPr>
          <w:p w14:paraId="14B99862" w14:textId="77777777" w:rsidR="001D3EE9" w:rsidRPr="00185CAD" w:rsidRDefault="00022F78" w:rsidP="00CF6588">
            <w:pPr>
              <w:jc w:val="center"/>
              <w:rPr>
                <w:rFonts w:ascii="Times New Roman" w:hAnsi="Times New Roman"/>
                <w:b/>
                <w:szCs w:val="24"/>
              </w:rPr>
            </w:pPr>
            <w:r w:rsidRPr="00185CAD">
              <w:rPr>
                <w:rFonts w:ascii="Times New Roman" w:hAnsi="Times New Roman"/>
                <w:b/>
                <w:szCs w:val="24"/>
              </w:rPr>
              <w:t>I-94 Expiration</w:t>
            </w:r>
          </w:p>
        </w:tc>
        <w:tc>
          <w:tcPr>
            <w:tcW w:w="7052" w:type="dxa"/>
            <w:vAlign w:val="center"/>
          </w:tcPr>
          <w:p w14:paraId="2F17B5FA" w14:textId="77777777" w:rsidR="001D3EE9" w:rsidRPr="00185CAD" w:rsidRDefault="00022F78" w:rsidP="00CF6588">
            <w:pPr>
              <w:rPr>
                <w:rFonts w:ascii="Times New Roman" w:hAnsi="Times New Roman"/>
                <w:szCs w:val="24"/>
              </w:rPr>
            </w:pPr>
            <w:r w:rsidRPr="00185CAD">
              <w:rPr>
                <w:rFonts w:ascii="Times New Roman" w:hAnsi="Times New Roman"/>
                <w:szCs w:val="24"/>
              </w:rPr>
              <w:t>9/30/2024</w:t>
            </w:r>
          </w:p>
        </w:tc>
      </w:tr>
      <w:tr w:rsidR="001D3EE9" w:rsidRPr="0074660F" w14:paraId="2A0CFB92" w14:textId="77777777" w:rsidTr="00D743A3">
        <w:tc>
          <w:tcPr>
            <w:tcW w:w="2819" w:type="dxa"/>
            <w:shd w:val="clear" w:color="auto" w:fill="BFBFBF" w:themeFill="background1" w:themeFillShade="BF"/>
            <w:vAlign w:val="center"/>
          </w:tcPr>
          <w:p w14:paraId="79859252" w14:textId="77777777" w:rsidR="001D3EE9" w:rsidRPr="00185CAD" w:rsidRDefault="00022F78" w:rsidP="00CF6588">
            <w:pPr>
              <w:jc w:val="center"/>
              <w:rPr>
                <w:rFonts w:ascii="Times New Roman" w:hAnsi="Times New Roman"/>
                <w:b/>
                <w:szCs w:val="24"/>
              </w:rPr>
            </w:pPr>
            <w:r w:rsidRPr="00185CAD">
              <w:rPr>
                <w:rFonts w:ascii="Times New Roman" w:hAnsi="Times New Roman"/>
                <w:b/>
                <w:szCs w:val="24"/>
              </w:rPr>
              <w:t>NIV Status Acquisition Date</w:t>
            </w:r>
          </w:p>
        </w:tc>
        <w:tc>
          <w:tcPr>
            <w:tcW w:w="7052" w:type="dxa"/>
            <w:vAlign w:val="center"/>
          </w:tcPr>
          <w:p w14:paraId="144B5BC9" w14:textId="77777777" w:rsidR="001D3EE9" w:rsidRPr="00185CAD" w:rsidRDefault="00022F78" w:rsidP="00CF6588">
            <w:pPr>
              <w:rPr>
                <w:rFonts w:ascii="Times New Roman" w:hAnsi="Times New Roman"/>
                <w:szCs w:val="24"/>
              </w:rPr>
            </w:pPr>
            <w:r w:rsidRPr="00185CAD">
              <w:rPr>
                <w:rFonts w:ascii="Times New Roman" w:hAnsi="Times New Roman"/>
                <w:szCs w:val="24"/>
              </w:rPr>
              <w:t>10/06/2021</w:t>
            </w:r>
          </w:p>
        </w:tc>
      </w:tr>
      <w:tr w:rsidR="001D3EE9" w:rsidRPr="0074660F" w14:paraId="0402E1A6" w14:textId="77777777" w:rsidTr="00D743A3">
        <w:tc>
          <w:tcPr>
            <w:tcW w:w="2819" w:type="dxa"/>
            <w:shd w:val="clear" w:color="auto" w:fill="BFBFBF" w:themeFill="background1" w:themeFillShade="BF"/>
            <w:vAlign w:val="center"/>
          </w:tcPr>
          <w:p w14:paraId="4F1BE9CD" w14:textId="77777777" w:rsidR="001D3EE9" w:rsidRPr="002B052E" w:rsidRDefault="00022F78" w:rsidP="00CF6588">
            <w:pPr>
              <w:jc w:val="center"/>
              <w:rPr>
                <w:rFonts w:ascii="Times New Roman" w:hAnsi="Times New Roman"/>
                <w:b/>
                <w:szCs w:val="24"/>
              </w:rPr>
            </w:pPr>
            <w:r w:rsidRPr="002B052E">
              <w:rPr>
                <w:rFonts w:ascii="Times New Roman" w:hAnsi="Times New Roman"/>
                <w:b/>
                <w:szCs w:val="24"/>
              </w:rPr>
              <w:t>Ultimate NIV Expiration Date</w:t>
            </w:r>
          </w:p>
        </w:tc>
        <w:tc>
          <w:tcPr>
            <w:tcW w:w="7052" w:type="dxa"/>
            <w:vAlign w:val="center"/>
          </w:tcPr>
          <w:p w14:paraId="7CE54E89" w14:textId="77777777" w:rsidR="001D3EE9" w:rsidRPr="00E93B3A" w:rsidRDefault="00022F78" w:rsidP="0064310D">
            <w:pPr>
              <w:rPr>
                <w:rFonts w:ascii="Times New Roman" w:hAnsi="Times New Roman"/>
                <w:szCs w:val="24"/>
              </w:rPr>
            </w:pPr>
            <w:r w:rsidRPr="00E93B3A">
              <w:rPr>
                <w:rFonts w:ascii="Times New Roman" w:hAnsi="Times New Roman"/>
                <w:szCs w:val="24"/>
              </w:rPr>
              <w:t>10/05/2027</w:t>
            </w:r>
          </w:p>
        </w:tc>
      </w:tr>
      <w:tr w:rsidR="001D3EE9" w:rsidRPr="0074660F" w14:paraId="697C738C" w14:textId="77777777" w:rsidTr="00D743A3">
        <w:tc>
          <w:tcPr>
            <w:tcW w:w="2819" w:type="dxa"/>
            <w:shd w:val="clear" w:color="auto" w:fill="BFBFBF" w:themeFill="background1" w:themeFillShade="BF"/>
            <w:vAlign w:val="center"/>
          </w:tcPr>
          <w:p w14:paraId="7D9744CA" w14:textId="77777777" w:rsidR="001D3EE9" w:rsidRPr="00185CAD" w:rsidRDefault="00022F78" w:rsidP="00CF6588">
            <w:pPr>
              <w:jc w:val="center"/>
              <w:rPr>
                <w:rFonts w:ascii="Times New Roman" w:hAnsi="Times New Roman"/>
                <w:b/>
                <w:szCs w:val="24"/>
              </w:rPr>
            </w:pPr>
            <w:r w:rsidRPr="00185CAD">
              <w:rPr>
                <w:rFonts w:ascii="Times New Roman" w:hAnsi="Times New Roman"/>
                <w:b/>
                <w:szCs w:val="24"/>
              </w:rPr>
              <w:t xml:space="preserve">Prior PERM/Priority Date </w:t>
            </w:r>
          </w:p>
        </w:tc>
        <w:tc>
          <w:tcPr>
            <w:tcW w:w="7052" w:type="dxa"/>
            <w:vAlign w:val="center"/>
          </w:tcPr>
          <w:p w14:paraId="2F36EF06" w14:textId="77777777" w:rsidR="001D3EE9" w:rsidRPr="00185CAD" w:rsidRDefault="00022F78" w:rsidP="00CF6588">
            <w:pPr>
              <w:rPr>
                <w:rFonts w:ascii="Times New Roman" w:hAnsi="Times New Roman"/>
                <w:szCs w:val="24"/>
              </w:rPr>
            </w:pPr>
            <w:r>
              <w:rPr>
                <w:rFonts w:ascii="Times New Roman" w:hAnsi="Times New Roman"/>
                <w:szCs w:val="24"/>
              </w:rPr>
              <w:t>N/A</w:t>
            </w:r>
          </w:p>
        </w:tc>
      </w:tr>
      <w:tr w:rsidR="001D3EE9" w:rsidRPr="0074660F" w14:paraId="38636D89" w14:textId="77777777" w:rsidTr="00D743A3">
        <w:tc>
          <w:tcPr>
            <w:tcW w:w="2819" w:type="dxa"/>
            <w:shd w:val="clear" w:color="auto" w:fill="BFBFBF" w:themeFill="background1" w:themeFillShade="BF"/>
            <w:vAlign w:val="center"/>
          </w:tcPr>
          <w:p w14:paraId="6669AECE" w14:textId="77777777" w:rsidR="001D3EE9" w:rsidRPr="00185CAD" w:rsidRDefault="00022F78" w:rsidP="00CF6588">
            <w:pPr>
              <w:jc w:val="center"/>
              <w:rPr>
                <w:rFonts w:ascii="Times New Roman" w:hAnsi="Times New Roman"/>
                <w:b/>
                <w:szCs w:val="24"/>
              </w:rPr>
            </w:pPr>
            <w:r w:rsidRPr="00185CAD">
              <w:rPr>
                <w:rFonts w:ascii="Times New Roman" w:hAnsi="Times New Roman"/>
                <w:b/>
                <w:szCs w:val="24"/>
              </w:rPr>
              <w:t xml:space="preserve">Country of Birth </w:t>
            </w:r>
          </w:p>
        </w:tc>
        <w:tc>
          <w:tcPr>
            <w:tcW w:w="7052" w:type="dxa"/>
            <w:vAlign w:val="center"/>
          </w:tcPr>
          <w:p w14:paraId="7F63F2B8" w14:textId="77777777" w:rsidR="001D3EE9" w:rsidRPr="00185CAD" w:rsidRDefault="00022F78" w:rsidP="00CF6588">
            <w:pPr>
              <w:rPr>
                <w:rFonts w:ascii="Times New Roman" w:hAnsi="Times New Roman"/>
                <w:szCs w:val="24"/>
              </w:rPr>
            </w:pPr>
            <w:r w:rsidRPr="00185CAD">
              <w:rPr>
                <w:rFonts w:ascii="Times New Roman" w:hAnsi="Times New Roman"/>
                <w:szCs w:val="24"/>
              </w:rPr>
              <w:t>India</w:t>
            </w:r>
          </w:p>
        </w:tc>
      </w:tr>
      <w:tr w:rsidR="001D3EE9" w:rsidRPr="00185CAD" w14:paraId="1FFF32DD" w14:textId="77777777" w:rsidTr="00D743A3">
        <w:tc>
          <w:tcPr>
            <w:tcW w:w="2819" w:type="dxa"/>
            <w:shd w:val="clear" w:color="auto" w:fill="BFBFBF" w:themeFill="background1" w:themeFillShade="BF"/>
            <w:vAlign w:val="center"/>
          </w:tcPr>
          <w:p w14:paraId="596E01CD" w14:textId="77777777" w:rsidR="001D3EE9" w:rsidRPr="00185CAD" w:rsidRDefault="00022F78" w:rsidP="00CF6588">
            <w:pPr>
              <w:jc w:val="center"/>
              <w:rPr>
                <w:rFonts w:ascii="Times New Roman" w:hAnsi="Times New Roman"/>
                <w:b/>
                <w:szCs w:val="24"/>
              </w:rPr>
            </w:pPr>
            <w:r w:rsidRPr="00185CAD">
              <w:rPr>
                <w:rFonts w:ascii="Times New Roman" w:hAnsi="Times New Roman"/>
                <w:b/>
                <w:szCs w:val="24"/>
              </w:rPr>
              <w:t xml:space="preserve">Preference Category </w:t>
            </w:r>
          </w:p>
        </w:tc>
        <w:tc>
          <w:tcPr>
            <w:tcW w:w="7052" w:type="dxa"/>
            <w:vAlign w:val="center"/>
          </w:tcPr>
          <w:p w14:paraId="6C47F7ED" w14:textId="77777777" w:rsidR="001D3EE9" w:rsidRPr="00185CAD" w:rsidRDefault="00BF5512" w:rsidP="00CF6588">
            <w:pPr>
              <w:rPr>
                <w:rFonts w:ascii="Times New Roman" w:hAnsi="Times New Roman"/>
                <w:szCs w:val="24"/>
              </w:rPr>
            </w:pPr>
            <w:r>
              <w:rPr>
                <w:rFonts w:ascii="Times New Roman" w:hAnsi="Times New Roman"/>
                <w:szCs w:val="24"/>
              </w:rPr>
              <w:t>EB-3</w:t>
            </w:r>
          </w:p>
        </w:tc>
      </w:tr>
      <w:tr w:rsidR="001D3EE9" w:rsidRPr="00185CAD" w14:paraId="72DF0855" w14:textId="77777777" w:rsidTr="00D743A3">
        <w:tc>
          <w:tcPr>
            <w:tcW w:w="2819" w:type="dxa"/>
            <w:shd w:val="clear" w:color="auto" w:fill="BFBFBF" w:themeFill="background1" w:themeFillShade="BF"/>
            <w:vAlign w:val="center"/>
          </w:tcPr>
          <w:p w14:paraId="1C4F1431" w14:textId="77777777" w:rsidR="001D3EE9" w:rsidRPr="00185CAD" w:rsidRDefault="00022F78" w:rsidP="00CF6588">
            <w:pPr>
              <w:jc w:val="center"/>
              <w:rPr>
                <w:rFonts w:ascii="Times New Roman" w:hAnsi="Times New Roman"/>
                <w:b/>
                <w:szCs w:val="24"/>
              </w:rPr>
            </w:pPr>
            <w:r w:rsidRPr="00185CAD">
              <w:rPr>
                <w:rFonts w:ascii="Times New Roman" w:hAnsi="Times New Roman"/>
                <w:b/>
                <w:szCs w:val="24"/>
              </w:rPr>
              <w:t>Current Final Action Date on Visa Bulletin</w:t>
            </w:r>
          </w:p>
        </w:tc>
        <w:tc>
          <w:tcPr>
            <w:tcW w:w="7052" w:type="dxa"/>
            <w:vAlign w:val="center"/>
          </w:tcPr>
          <w:p w14:paraId="20C64F5B" w14:textId="77777777" w:rsidR="001D3EE9" w:rsidRPr="00185CAD" w:rsidRDefault="00022F78" w:rsidP="00CF6588">
            <w:pPr>
              <w:rPr>
                <w:rFonts w:ascii="Times New Roman" w:hAnsi="Times New Roman"/>
                <w:szCs w:val="24"/>
              </w:rPr>
            </w:pPr>
            <w:r w:rsidRPr="00185CAD">
              <w:rPr>
                <w:rFonts w:ascii="Times New Roman" w:hAnsi="Times New Roman"/>
                <w:szCs w:val="24"/>
              </w:rPr>
              <w:t>3/22/2018</w:t>
            </w:r>
            <w:r>
              <w:rPr>
                <w:rFonts w:ascii="Times New Roman" w:hAnsi="Times New Roman"/>
                <w:szCs w:val="24"/>
              </w:rPr>
              <w:t xml:space="preserve"> - Visa Numbers ARE NOT AVAILABLE</w:t>
            </w:r>
          </w:p>
        </w:tc>
      </w:tr>
      <w:tr w:rsidR="001D3EE9" w:rsidRPr="00185CAD" w14:paraId="67272FD9" w14:textId="77777777" w:rsidTr="00D743A3">
        <w:tc>
          <w:tcPr>
            <w:tcW w:w="2819" w:type="dxa"/>
            <w:shd w:val="clear" w:color="auto" w:fill="BFBFBF" w:themeFill="background1" w:themeFillShade="BF"/>
            <w:vAlign w:val="center"/>
          </w:tcPr>
          <w:p w14:paraId="714FA082" w14:textId="77777777" w:rsidR="001D3EE9" w:rsidRPr="00185CAD" w:rsidRDefault="00022F78" w:rsidP="00CF6588">
            <w:pPr>
              <w:jc w:val="center"/>
              <w:rPr>
                <w:rFonts w:ascii="Times New Roman" w:hAnsi="Times New Roman"/>
                <w:b/>
                <w:szCs w:val="24"/>
              </w:rPr>
            </w:pPr>
            <w:r w:rsidRPr="00185CAD">
              <w:rPr>
                <w:rFonts w:ascii="Times New Roman" w:hAnsi="Times New Roman"/>
                <w:b/>
                <w:szCs w:val="24"/>
              </w:rPr>
              <w:t xml:space="preserve">Spouse’s Country of Birth </w:t>
            </w:r>
          </w:p>
        </w:tc>
        <w:tc>
          <w:tcPr>
            <w:tcW w:w="7052" w:type="dxa"/>
            <w:vAlign w:val="center"/>
          </w:tcPr>
          <w:p w14:paraId="16CD9058" w14:textId="77777777" w:rsidR="001D3EE9" w:rsidRPr="00185CAD" w:rsidRDefault="00022F78" w:rsidP="00CF6588">
            <w:pPr>
              <w:rPr>
                <w:rFonts w:ascii="Times New Roman" w:hAnsi="Times New Roman"/>
                <w:szCs w:val="24"/>
                <w:highlight w:val="yellow"/>
              </w:rPr>
            </w:pPr>
            <w:r w:rsidRPr="00185CAD">
              <w:rPr>
                <w:rFonts w:ascii="Times New Roman" w:hAnsi="Times New Roman"/>
                <w:szCs w:val="24"/>
              </w:rPr>
              <w:t>N/A</w:t>
            </w:r>
          </w:p>
        </w:tc>
      </w:tr>
      <w:tr w:rsidR="001D3EE9" w:rsidRPr="00185CAD" w14:paraId="1AC94319" w14:textId="77777777" w:rsidTr="00D743A3">
        <w:tc>
          <w:tcPr>
            <w:tcW w:w="2819" w:type="dxa"/>
            <w:shd w:val="clear" w:color="auto" w:fill="BFBFBF" w:themeFill="background1" w:themeFillShade="BF"/>
            <w:vAlign w:val="center"/>
          </w:tcPr>
          <w:p w14:paraId="6563744B" w14:textId="77777777" w:rsidR="001D3EE9" w:rsidRPr="00185CAD" w:rsidRDefault="00022F78" w:rsidP="00CF6588">
            <w:pPr>
              <w:jc w:val="center"/>
              <w:rPr>
                <w:rFonts w:ascii="Times New Roman" w:hAnsi="Times New Roman"/>
                <w:b/>
                <w:szCs w:val="24"/>
              </w:rPr>
            </w:pPr>
            <w:r w:rsidRPr="00185CAD">
              <w:rPr>
                <w:rFonts w:ascii="Times New Roman" w:hAnsi="Times New Roman"/>
                <w:b/>
                <w:szCs w:val="24"/>
              </w:rPr>
              <w:t>Age Out Date for Child(ren)</w:t>
            </w:r>
          </w:p>
        </w:tc>
        <w:tc>
          <w:tcPr>
            <w:tcW w:w="7052" w:type="dxa"/>
            <w:vAlign w:val="center"/>
          </w:tcPr>
          <w:p w14:paraId="337140A2" w14:textId="77777777" w:rsidR="00884927" w:rsidRPr="00D743A3" w:rsidRDefault="00D743A3" w:rsidP="00D743A3">
            <w:pPr>
              <w:rPr>
                <w:rFonts w:ascii="Times New Roman" w:hAnsi="Times New Roman"/>
                <w:szCs w:val="24"/>
              </w:rPr>
            </w:pPr>
            <w:r w:rsidRPr="00D743A3">
              <w:rPr>
                <w:rFonts w:ascii="Times New Roman" w:hAnsi="Times New Roman"/>
                <w:szCs w:val="24"/>
              </w:rPr>
              <w:t>N/A</w:t>
            </w:r>
          </w:p>
        </w:tc>
      </w:tr>
      <w:tr w:rsidR="001D3EE9" w:rsidRPr="00706C07" w14:paraId="005418B3" w14:textId="77777777" w:rsidTr="00022F78">
        <w:trPr>
          <w:trHeight w:val="1612"/>
        </w:trPr>
        <w:tc>
          <w:tcPr>
            <w:tcW w:w="2819" w:type="dxa"/>
            <w:shd w:val="clear" w:color="auto" w:fill="BFBFBF" w:themeFill="background1" w:themeFillShade="BF"/>
            <w:vAlign w:val="center"/>
          </w:tcPr>
          <w:p w14:paraId="361FCB0F" w14:textId="77777777" w:rsidR="001D3EE9" w:rsidRPr="00185CAD" w:rsidRDefault="00022F78" w:rsidP="00CF6588">
            <w:pPr>
              <w:jc w:val="center"/>
              <w:rPr>
                <w:rFonts w:ascii="Times New Roman" w:hAnsi="Times New Roman"/>
                <w:b/>
                <w:szCs w:val="24"/>
              </w:rPr>
            </w:pPr>
            <w:r w:rsidRPr="00185CAD">
              <w:rPr>
                <w:rFonts w:ascii="Times New Roman" w:hAnsi="Times New Roman"/>
                <w:b/>
                <w:szCs w:val="24"/>
              </w:rPr>
              <w:t>Educational Qualifications</w:t>
            </w:r>
          </w:p>
        </w:tc>
        <w:tc>
          <w:tcPr>
            <w:tcW w:w="7052" w:type="dxa"/>
            <w:vAlign w:val="center"/>
          </w:tcPr>
          <w:p w14:paraId="7CBDC208" w14:textId="77777777" w:rsidR="00022F78" w:rsidRPr="00022F78" w:rsidRDefault="00022F78" w:rsidP="00022F78">
            <w:pPr>
              <w:rPr>
                <w:rFonts w:ascii="Times New Roman" w:hAnsi="Times New Roman"/>
                <w:szCs w:val="24"/>
              </w:rPr>
            </w:pPr>
            <w:r w:rsidRPr="00022F78">
              <w:rPr>
                <w:rFonts w:ascii="Times New Roman" w:hAnsi="Times New Roman"/>
                <w:szCs w:val="24"/>
              </w:rPr>
              <w:t>Master of Science degree in Business Analytics from Fordham University (United States), August 31, 2019</w:t>
            </w:r>
          </w:p>
          <w:p w14:paraId="16C9A6F8" w14:textId="77777777" w:rsidR="00022F78" w:rsidRPr="00022F78" w:rsidRDefault="00022F78" w:rsidP="00022F78">
            <w:pPr>
              <w:rPr>
                <w:rFonts w:ascii="Times New Roman" w:hAnsi="Times New Roman"/>
                <w:szCs w:val="24"/>
              </w:rPr>
            </w:pPr>
          </w:p>
          <w:p w14:paraId="51172786" w14:textId="77777777" w:rsidR="00711CF7" w:rsidRPr="00F74CE6" w:rsidRDefault="00022F78" w:rsidP="00022F78">
            <w:pPr>
              <w:rPr>
                <w:rFonts w:ascii="Times New Roman" w:hAnsi="Times New Roman"/>
                <w:szCs w:val="24"/>
              </w:rPr>
            </w:pPr>
            <w:r w:rsidRPr="00022F78">
              <w:rPr>
                <w:rFonts w:ascii="Times New Roman" w:hAnsi="Times New Roman"/>
                <w:szCs w:val="24"/>
              </w:rPr>
              <w:t>Bachelor of Technology degree in Information Technology from Guru Gobind Singh Indraprastha University (India), March 18, 2016</w:t>
            </w:r>
          </w:p>
        </w:tc>
      </w:tr>
    </w:tbl>
    <w:p w14:paraId="35443669" w14:textId="77777777" w:rsidR="00544E2D" w:rsidRDefault="00544E2D">
      <w:pPr>
        <w:rPr>
          <w:noProof/>
          <w:szCs w:val="24"/>
        </w:rPr>
      </w:pPr>
      <w:r>
        <w:rPr>
          <w:noProof/>
          <w:szCs w:val="24"/>
        </w:rPr>
        <w:br w:type="page"/>
      </w:r>
    </w:p>
    <w:p w14:paraId="14E83A82" w14:textId="77777777" w:rsidR="00E149A3" w:rsidRDefault="00E149A3">
      <w:pPr>
        <w:rPr>
          <w:noProof/>
          <w:szCs w:val="24"/>
        </w:rPr>
      </w:pPr>
    </w:p>
    <w:tbl>
      <w:tblPr>
        <w:tblStyle w:val="TableGrid"/>
        <w:tblW w:w="5121" w:type="pct"/>
        <w:tblInd w:w="0" w:type="dxa"/>
        <w:tblLayout w:type="fixed"/>
        <w:tblCellMar>
          <w:top w:w="72" w:type="dxa"/>
          <w:left w:w="115" w:type="dxa"/>
          <w:bottom w:w="72" w:type="dxa"/>
          <w:right w:w="115" w:type="dxa"/>
        </w:tblCellMar>
        <w:tblLook w:val="04A0" w:firstRow="1" w:lastRow="0" w:firstColumn="1" w:lastColumn="0" w:noHBand="0" w:noVBand="1"/>
      </w:tblPr>
      <w:tblGrid>
        <w:gridCol w:w="2848"/>
        <w:gridCol w:w="1903"/>
        <w:gridCol w:w="5371"/>
      </w:tblGrid>
      <w:tr w:rsidR="009E274F" w:rsidRPr="00A757D5" w14:paraId="538BD1CF" w14:textId="77777777" w:rsidTr="0022632E">
        <w:tc>
          <w:tcPr>
            <w:tcW w:w="2347" w:type="pct"/>
            <w:gridSpan w:val="2"/>
            <w:shd w:val="clear" w:color="auto" w:fill="BFBFBF" w:themeFill="background1" w:themeFillShade="BF"/>
          </w:tcPr>
          <w:p w14:paraId="2C193F5B" w14:textId="77777777" w:rsidR="00A70AE1" w:rsidRPr="00A06A74" w:rsidRDefault="009E274F" w:rsidP="00A70AE1">
            <w:pPr>
              <w:pStyle w:val="BodySingleCharChar"/>
              <w:rPr>
                <w:bCs/>
              </w:rPr>
            </w:pPr>
            <w:r w:rsidRPr="00A06A74">
              <w:br w:type="page"/>
            </w:r>
            <w:r w:rsidR="00A70AE1" w:rsidRPr="00A06A74">
              <w:rPr>
                <w:bCs/>
              </w:rPr>
              <w:t xml:space="preserve">Employer:  </w:t>
            </w:r>
          </w:p>
          <w:p w14:paraId="5FA04D64" w14:textId="77777777" w:rsidR="00A70AE1" w:rsidRPr="00A06A74" w:rsidRDefault="008575BC" w:rsidP="00A70AE1">
            <w:pPr>
              <w:pStyle w:val="BodySingleCharChar"/>
              <w:rPr>
                <w:b/>
                <w:bCs/>
              </w:rPr>
            </w:pPr>
            <w:r w:rsidRPr="00A06A74">
              <w:rPr>
                <w:b/>
                <w:bCs/>
              </w:rPr>
              <w:t xml:space="preserve">Deloitte &amp; </w:t>
            </w:r>
            <w:proofErr w:type="spellStart"/>
            <w:r w:rsidRPr="00A06A74">
              <w:rPr>
                <w:b/>
                <w:bCs/>
              </w:rPr>
              <w:t>Touche</w:t>
            </w:r>
            <w:proofErr w:type="spellEnd"/>
            <w:r w:rsidRPr="00A06A74">
              <w:rPr>
                <w:b/>
                <w:bCs/>
              </w:rPr>
              <w:t xml:space="preserve"> LLP</w:t>
            </w:r>
          </w:p>
          <w:p w14:paraId="23C5CC2C" w14:textId="77777777" w:rsidR="00A70AE1" w:rsidRPr="00A06A74" w:rsidRDefault="00A70AE1" w:rsidP="00A70AE1">
            <w:pPr>
              <w:pStyle w:val="BodySingleCharChar"/>
              <w:rPr>
                <w:b/>
                <w:bCs/>
              </w:rPr>
            </w:pPr>
          </w:p>
          <w:p w14:paraId="76367B77" w14:textId="77777777" w:rsidR="00A70AE1" w:rsidRPr="00A06A74" w:rsidRDefault="00A70AE1" w:rsidP="00A70AE1">
            <w:pPr>
              <w:pStyle w:val="BodySingleCharChar"/>
              <w:rPr>
                <w:bCs/>
              </w:rPr>
            </w:pPr>
            <w:r w:rsidRPr="00A06A74">
              <w:rPr>
                <w:bCs/>
              </w:rPr>
              <w:t xml:space="preserve">Employee:  </w:t>
            </w:r>
          </w:p>
          <w:p w14:paraId="232B6903" w14:textId="77777777" w:rsidR="009E274F" w:rsidRPr="00A06A74" w:rsidRDefault="00070BDE" w:rsidP="00A70AE1">
            <w:pPr>
              <w:pStyle w:val="BodySingleCharChar"/>
              <w:rPr>
                <w:b/>
                <w:bCs/>
              </w:rPr>
            </w:pPr>
            <w:r w:rsidRPr="00A06A74">
              <w:rPr>
                <w:b/>
                <w:bCs/>
              </w:rPr>
              <w:t>Himanshu Malik</w:t>
            </w:r>
          </w:p>
        </w:tc>
        <w:tc>
          <w:tcPr>
            <w:tcW w:w="2653" w:type="pct"/>
            <w:shd w:val="clear" w:color="auto" w:fill="BFBFBF" w:themeFill="background1" w:themeFillShade="BF"/>
          </w:tcPr>
          <w:p w14:paraId="53685767" w14:textId="77777777" w:rsidR="00A70AE1" w:rsidRPr="00A06A74" w:rsidRDefault="00A70AE1" w:rsidP="00A70AE1">
            <w:pPr>
              <w:pStyle w:val="BodySingleCharChar"/>
              <w:rPr>
                <w:bCs/>
              </w:rPr>
            </w:pPr>
            <w:r w:rsidRPr="00A06A74">
              <w:rPr>
                <w:bCs/>
              </w:rPr>
              <w:t xml:space="preserve">Green Card Job Title:  </w:t>
            </w:r>
          </w:p>
          <w:p w14:paraId="64EDF6EA" w14:textId="77777777" w:rsidR="00A70AE1" w:rsidRPr="00A06A74" w:rsidRDefault="008575BC" w:rsidP="00A70AE1">
            <w:pPr>
              <w:pStyle w:val="BodySingleCharChar"/>
              <w:rPr>
                <w:b/>
                <w:bCs/>
              </w:rPr>
            </w:pPr>
            <w:r w:rsidRPr="00A06A74">
              <w:rPr>
                <w:b/>
                <w:bCs/>
              </w:rPr>
              <w:t>Advisory Senior Consultant</w:t>
            </w:r>
          </w:p>
          <w:p w14:paraId="18264973" w14:textId="77777777" w:rsidR="00A70AE1" w:rsidRPr="00A06A74" w:rsidRDefault="00A70AE1" w:rsidP="00A70AE1">
            <w:pPr>
              <w:pStyle w:val="BodySingleCharChar"/>
              <w:rPr>
                <w:b/>
                <w:bCs/>
              </w:rPr>
            </w:pPr>
          </w:p>
          <w:p w14:paraId="0FDC7D79" w14:textId="77777777" w:rsidR="00A70AE1" w:rsidRPr="00A06A74" w:rsidRDefault="00A70AE1" w:rsidP="00A70AE1">
            <w:pPr>
              <w:pStyle w:val="BodySingleCharChar"/>
              <w:rPr>
                <w:bCs/>
              </w:rPr>
            </w:pPr>
            <w:r w:rsidRPr="00A06A74">
              <w:rPr>
                <w:bCs/>
              </w:rPr>
              <w:t xml:space="preserve">Location:  </w:t>
            </w:r>
          </w:p>
          <w:p w14:paraId="18C64361" w14:textId="77777777" w:rsidR="00A70AE1" w:rsidRPr="00A06A74" w:rsidRDefault="00022F78" w:rsidP="00A70AE1">
            <w:pPr>
              <w:pStyle w:val="BodySingleCharChar"/>
              <w:rPr>
                <w:b/>
              </w:rPr>
            </w:pPr>
            <w:r>
              <w:rPr>
                <w:b/>
                <w:bCs/>
              </w:rPr>
              <w:t>Pleasanton, California</w:t>
            </w:r>
          </w:p>
          <w:p w14:paraId="0913B177" w14:textId="77777777" w:rsidR="009E274F" w:rsidRPr="00A06A74" w:rsidRDefault="009E274F" w:rsidP="00A70AE1">
            <w:pPr>
              <w:pStyle w:val="BodySingleCharChar"/>
              <w:rPr>
                <w:b/>
                <w:bCs/>
              </w:rPr>
            </w:pPr>
          </w:p>
        </w:tc>
      </w:tr>
      <w:tr w:rsidR="009E274F" w:rsidRPr="00D84FBD" w14:paraId="402376AC" w14:textId="77777777" w:rsidTr="0022632E">
        <w:tc>
          <w:tcPr>
            <w:tcW w:w="5000" w:type="pct"/>
            <w:gridSpan w:val="3"/>
          </w:tcPr>
          <w:p w14:paraId="35FCD927" w14:textId="77777777" w:rsidR="009E274F" w:rsidRPr="00D84FBD" w:rsidRDefault="009E274F" w:rsidP="00401CA2">
            <w:pPr>
              <w:jc w:val="center"/>
              <w:rPr>
                <w:szCs w:val="24"/>
              </w:rPr>
            </w:pPr>
            <w:r w:rsidRPr="00D84FBD">
              <w:rPr>
                <w:b/>
                <w:szCs w:val="24"/>
              </w:rPr>
              <w:t xml:space="preserve">EMPLOYMENT INFORMATION </w:t>
            </w:r>
          </w:p>
        </w:tc>
      </w:tr>
      <w:tr w:rsidR="00A25D2D" w:rsidRPr="00D84FBD" w14:paraId="6802226F" w14:textId="77777777" w:rsidTr="00342F3A">
        <w:trPr>
          <w:trHeight w:val="517"/>
        </w:trPr>
        <w:tc>
          <w:tcPr>
            <w:tcW w:w="1407" w:type="pct"/>
            <w:shd w:val="clear" w:color="auto" w:fill="BFBFBF" w:themeFill="background1" w:themeFillShade="BF"/>
            <w:vAlign w:val="center"/>
          </w:tcPr>
          <w:p w14:paraId="2B8C8598" w14:textId="77777777" w:rsidR="00A25D2D" w:rsidRPr="00D84FBD" w:rsidRDefault="0022632E" w:rsidP="001D1C73">
            <w:pPr>
              <w:jc w:val="center"/>
              <w:rPr>
                <w:b/>
                <w:szCs w:val="24"/>
              </w:rPr>
            </w:pPr>
            <w:r>
              <w:rPr>
                <w:b/>
                <w:szCs w:val="24"/>
              </w:rPr>
              <w:t>PERM Champion</w:t>
            </w:r>
          </w:p>
        </w:tc>
        <w:tc>
          <w:tcPr>
            <w:tcW w:w="3593" w:type="pct"/>
            <w:gridSpan w:val="2"/>
            <w:vAlign w:val="center"/>
          </w:tcPr>
          <w:p w14:paraId="48EDDB48" w14:textId="77777777" w:rsidR="00A25D2D" w:rsidRPr="00D84FBD" w:rsidRDefault="000876D7" w:rsidP="00401CA2">
            <w:pPr>
              <w:rPr>
                <w:szCs w:val="24"/>
              </w:rPr>
            </w:pPr>
            <w:r w:rsidRPr="000876D7">
              <w:rPr>
                <w:szCs w:val="24"/>
              </w:rPr>
              <w:t>Melvin Faillace</w:t>
            </w:r>
          </w:p>
        </w:tc>
      </w:tr>
      <w:tr w:rsidR="00035FB5" w:rsidRPr="00941564" w14:paraId="395B35C5" w14:textId="77777777" w:rsidTr="00342F3A">
        <w:tblPrEx>
          <w:tblCellMar>
            <w:top w:w="43" w:type="dxa"/>
            <w:bottom w:w="43" w:type="dxa"/>
          </w:tblCellMar>
          <w:tblLook w:val="01E0" w:firstRow="1" w:lastRow="1" w:firstColumn="1" w:lastColumn="1" w:noHBand="0" w:noVBand="0"/>
        </w:tblPrEx>
        <w:tc>
          <w:tcPr>
            <w:tcW w:w="1407" w:type="pct"/>
            <w:shd w:val="clear" w:color="auto" w:fill="BFBFBF" w:themeFill="background1" w:themeFillShade="BF"/>
            <w:vAlign w:val="center"/>
          </w:tcPr>
          <w:p w14:paraId="34EFEEE4" w14:textId="77777777" w:rsidR="00035FB5" w:rsidRPr="00941564" w:rsidRDefault="00035FB5" w:rsidP="00A2132C">
            <w:pPr>
              <w:pStyle w:val="BodySingleCharChar"/>
              <w:jc w:val="center"/>
              <w:rPr>
                <w:b/>
                <w:bCs/>
                <w:color w:val="000000"/>
              </w:rPr>
            </w:pPr>
            <w:r w:rsidRPr="00941564">
              <w:rPr>
                <w:b/>
                <w:bCs/>
                <w:color w:val="000000"/>
              </w:rPr>
              <w:t>Green Card Job Title</w:t>
            </w:r>
          </w:p>
        </w:tc>
        <w:tc>
          <w:tcPr>
            <w:tcW w:w="3593" w:type="pct"/>
            <w:gridSpan w:val="2"/>
            <w:vAlign w:val="center"/>
          </w:tcPr>
          <w:p w14:paraId="73AC7040" w14:textId="77777777" w:rsidR="00035FB5" w:rsidRPr="002B052E" w:rsidRDefault="00035FB5" w:rsidP="00A2132C">
            <w:pPr>
              <w:pStyle w:val="BodySingleCharChar"/>
            </w:pPr>
            <w:r w:rsidRPr="002B052E">
              <w:t>Advisory Senior Consultant</w:t>
            </w:r>
          </w:p>
        </w:tc>
      </w:tr>
      <w:tr w:rsidR="00035FB5" w:rsidRPr="00941564" w14:paraId="7D50BB0D" w14:textId="77777777" w:rsidTr="00342F3A">
        <w:tblPrEx>
          <w:tblCellMar>
            <w:top w:w="43" w:type="dxa"/>
            <w:bottom w:w="43" w:type="dxa"/>
          </w:tblCellMar>
          <w:tblLook w:val="01E0" w:firstRow="1" w:lastRow="1" w:firstColumn="1" w:lastColumn="1" w:noHBand="0" w:noVBand="0"/>
        </w:tblPrEx>
        <w:tc>
          <w:tcPr>
            <w:tcW w:w="1407" w:type="pct"/>
            <w:shd w:val="clear" w:color="auto" w:fill="BFBFBF" w:themeFill="background1" w:themeFillShade="BF"/>
            <w:vAlign w:val="center"/>
          </w:tcPr>
          <w:p w14:paraId="7B2A9D68" w14:textId="77777777" w:rsidR="00035FB5" w:rsidRPr="00941564" w:rsidRDefault="00035FB5" w:rsidP="00A2132C">
            <w:pPr>
              <w:pStyle w:val="BodySingleCharChar"/>
              <w:jc w:val="center"/>
              <w:rPr>
                <w:b/>
                <w:bCs/>
                <w:color w:val="000000"/>
              </w:rPr>
            </w:pPr>
            <w:r w:rsidRPr="00941564">
              <w:rPr>
                <w:b/>
                <w:bCs/>
                <w:color w:val="000000"/>
              </w:rPr>
              <w:t>Work Location (full address)</w:t>
            </w:r>
          </w:p>
        </w:tc>
        <w:tc>
          <w:tcPr>
            <w:tcW w:w="3593" w:type="pct"/>
            <w:gridSpan w:val="2"/>
            <w:vAlign w:val="center"/>
          </w:tcPr>
          <w:p w14:paraId="2CE58CA1" w14:textId="77777777" w:rsidR="00035FB5" w:rsidRPr="00AF11B5" w:rsidRDefault="00022F78" w:rsidP="00022F78">
            <w:pPr>
              <w:pStyle w:val="BodySingleCharChar"/>
            </w:pPr>
            <w:r w:rsidRPr="00DB5F5F">
              <w:rPr>
                <w:rFonts w:cs="Arial"/>
                <w:szCs w:val="20"/>
              </w:rPr>
              <w:t>6210 Stoneridge Mall Road #250, Pleasanton, California 94588</w:t>
            </w:r>
          </w:p>
        </w:tc>
      </w:tr>
      <w:tr w:rsidR="00C425B8" w:rsidRPr="00A96B59" w14:paraId="56F2C12D" w14:textId="77777777" w:rsidTr="00022F78">
        <w:tblPrEx>
          <w:tblCellMar>
            <w:top w:w="43" w:type="dxa"/>
            <w:bottom w:w="43" w:type="dxa"/>
          </w:tblCellMar>
          <w:tblLook w:val="01E0" w:firstRow="1" w:lastRow="1" w:firstColumn="1" w:lastColumn="1" w:noHBand="0" w:noVBand="0"/>
        </w:tblPrEx>
        <w:trPr>
          <w:trHeight w:val="1495"/>
        </w:trPr>
        <w:tc>
          <w:tcPr>
            <w:tcW w:w="1407" w:type="pct"/>
            <w:shd w:val="clear" w:color="auto" w:fill="BFBFBF" w:themeFill="background1" w:themeFillShade="BF"/>
            <w:vAlign w:val="center"/>
          </w:tcPr>
          <w:p w14:paraId="1D24D544" w14:textId="77777777" w:rsidR="00C425B8" w:rsidRPr="00941564" w:rsidRDefault="00C425B8" w:rsidP="002A0799">
            <w:pPr>
              <w:pStyle w:val="BodySingleCharChar"/>
              <w:jc w:val="center"/>
              <w:rPr>
                <w:b/>
                <w:bCs/>
                <w:color w:val="000000"/>
              </w:rPr>
            </w:pPr>
            <w:r w:rsidRPr="00941564">
              <w:rPr>
                <w:b/>
                <w:bCs/>
                <w:color w:val="000000"/>
              </w:rPr>
              <w:t>Minimum Educational Requirements</w:t>
            </w:r>
          </w:p>
        </w:tc>
        <w:tc>
          <w:tcPr>
            <w:tcW w:w="3593" w:type="pct"/>
            <w:gridSpan w:val="2"/>
            <w:vAlign w:val="center"/>
          </w:tcPr>
          <w:p w14:paraId="291648C7" w14:textId="77777777" w:rsidR="00022F78" w:rsidRPr="009A2A54" w:rsidRDefault="00022F78" w:rsidP="00022F78">
            <w:pPr>
              <w:pStyle w:val="BodySingleCharChar"/>
            </w:pPr>
            <w:r>
              <w:t>Bachelor's (or h</w:t>
            </w:r>
            <w:r w:rsidR="00C425B8" w:rsidRPr="00A96B59">
              <w:t xml:space="preserve">igher) </w:t>
            </w:r>
            <w:r>
              <w:t>d</w:t>
            </w:r>
            <w:r w:rsidR="00C425B8" w:rsidRPr="00A96B59">
              <w:t>egree in</w:t>
            </w:r>
            <w:r>
              <w:t xml:space="preserve"> </w:t>
            </w:r>
            <w:r w:rsidR="00C425B8" w:rsidRPr="00A96B59">
              <w:t xml:space="preserve">Computer Science, Information Systems, Engineering, Finance, Accounting, Business Administration, </w:t>
            </w:r>
            <w:r w:rsidR="00BF5512" w:rsidRPr="009A2A54">
              <w:t>Business Analytics</w:t>
            </w:r>
            <w:r w:rsidR="00BF5512">
              <w:t>, or related field</w:t>
            </w:r>
            <w:r w:rsidR="00C425B8" w:rsidRPr="00A96B59">
              <w:t xml:space="preserve"> </w:t>
            </w:r>
            <w:r w:rsidRPr="00022F78">
              <w:t>(willing to accept foreign education equivalent)</w:t>
            </w:r>
          </w:p>
        </w:tc>
      </w:tr>
      <w:tr w:rsidR="00C425B8" w:rsidRPr="00941564" w14:paraId="6C40ACF6" w14:textId="77777777" w:rsidTr="00022F78">
        <w:tblPrEx>
          <w:tblCellMar>
            <w:top w:w="43" w:type="dxa"/>
            <w:bottom w:w="43" w:type="dxa"/>
          </w:tblCellMar>
          <w:tblLook w:val="01E0" w:firstRow="1" w:lastRow="1" w:firstColumn="1" w:lastColumn="1" w:noHBand="0" w:noVBand="0"/>
        </w:tblPrEx>
        <w:trPr>
          <w:trHeight w:val="712"/>
        </w:trPr>
        <w:tc>
          <w:tcPr>
            <w:tcW w:w="1407" w:type="pct"/>
            <w:shd w:val="clear" w:color="auto" w:fill="BFBFBF" w:themeFill="background1" w:themeFillShade="BF"/>
            <w:vAlign w:val="center"/>
          </w:tcPr>
          <w:p w14:paraId="39E9AEBE" w14:textId="77777777" w:rsidR="00C425B8" w:rsidRPr="00941564" w:rsidRDefault="00C425B8" w:rsidP="002A0799">
            <w:pPr>
              <w:pStyle w:val="BodySingleCharChar"/>
              <w:jc w:val="center"/>
              <w:rPr>
                <w:b/>
                <w:bCs/>
                <w:color w:val="000000"/>
              </w:rPr>
            </w:pPr>
            <w:r w:rsidRPr="00941564">
              <w:rPr>
                <w:b/>
                <w:bCs/>
                <w:color w:val="000000"/>
              </w:rPr>
              <w:t>Minimum Experience Requirements</w:t>
            </w:r>
          </w:p>
        </w:tc>
        <w:tc>
          <w:tcPr>
            <w:tcW w:w="3593" w:type="pct"/>
            <w:gridSpan w:val="2"/>
            <w:vAlign w:val="center"/>
          </w:tcPr>
          <w:p w14:paraId="54E18F3B" w14:textId="77777777" w:rsidR="00C425B8" w:rsidRPr="00941564" w:rsidRDefault="00C425B8" w:rsidP="002A0799">
            <w:pPr>
              <w:pStyle w:val="BodySingleCharChar"/>
              <w:rPr>
                <w:color w:val="000000"/>
              </w:rPr>
            </w:pPr>
            <w:r w:rsidRPr="001525F0">
              <w:t xml:space="preserve">eighteen </w:t>
            </w:r>
            <w:r>
              <w:t>months of</w:t>
            </w:r>
            <w:r w:rsidRPr="001525F0">
              <w:t xml:space="preserve"> </w:t>
            </w:r>
            <w:r>
              <w:t xml:space="preserve">experience </w:t>
            </w:r>
            <w:r w:rsidRPr="001525F0">
              <w:t>internal controls and accounting experience</w:t>
            </w:r>
          </w:p>
        </w:tc>
      </w:tr>
      <w:tr w:rsidR="00795AF6" w:rsidRPr="001525F0" w14:paraId="2013383B" w14:textId="77777777" w:rsidTr="00342F3A">
        <w:tblPrEx>
          <w:tblCellMar>
            <w:top w:w="43" w:type="dxa"/>
            <w:bottom w:w="43" w:type="dxa"/>
          </w:tblCellMar>
          <w:tblLook w:val="01E0" w:firstRow="1" w:lastRow="1" w:firstColumn="1" w:lastColumn="1" w:noHBand="0" w:noVBand="0"/>
        </w:tblPrEx>
        <w:tc>
          <w:tcPr>
            <w:tcW w:w="1407" w:type="pct"/>
            <w:shd w:val="clear" w:color="auto" w:fill="BFBFBF" w:themeFill="background1" w:themeFillShade="BF"/>
            <w:vAlign w:val="center"/>
          </w:tcPr>
          <w:p w14:paraId="0838541A" w14:textId="77777777" w:rsidR="00795AF6" w:rsidRPr="001525F0" w:rsidRDefault="00795AF6" w:rsidP="002A0799">
            <w:pPr>
              <w:pStyle w:val="BodySingleCharChar"/>
              <w:jc w:val="center"/>
              <w:rPr>
                <w:b/>
                <w:bCs/>
                <w:color w:val="000000"/>
              </w:rPr>
            </w:pPr>
            <w:r>
              <w:rPr>
                <w:b/>
                <w:bCs/>
                <w:color w:val="000000"/>
              </w:rPr>
              <w:t>OES/SOC Occupation Code and</w:t>
            </w:r>
            <w:r w:rsidRPr="00F14314">
              <w:rPr>
                <w:b/>
                <w:bCs/>
                <w:color w:val="000000"/>
              </w:rPr>
              <w:t xml:space="preserve"> Title</w:t>
            </w:r>
          </w:p>
        </w:tc>
        <w:tc>
          <w:tcPr>
            <w:tcW w:w="3593" w:type="pct"/>
            <w:gridSpan w:val="2"/>
            <w:vAlign w:val="center"/>
          </w:tcPr>
          <w:p w14:paraId="73FF314C" w14:textId="77777777" w:rsidR="00795AF6" w:rsidRDefault="00022F78" w:rsidP="002A0799">
            <w:pPr>
              <w:pStyle w:val="BodySingleCharChar"/>
            </w:pPr>
            <w:r>
              <w:t>TBD/</w:t>
            </w:r>
            <w:r w:rsidR="00795AF6">
              <w:t>TBD</w:t>
            </w:r>
          </w:p>
        </w:tc>
      </w:tr>
      <w:tr w:rsidR="00C425B8" w:rsidRPr="001525F0" w14:paraId="132F8785" w14:textId="77777777" w:rsidTr="00342F3A">
        <w:tblPrEx>
          <w:tblCellMar>
            <w:top w:w="43" w:type="dxa"/>
            <w:bottom w:w="43" w:type="dxa"/>
          </w:tblCellMar>
          <w:tblLook w:val="01E0" w:firstRow="1" w:lastRow="1" w:firstColumn="1" w:lastColumn="1" w:noHBand="0" w:noVBand="0"/>
        </w:tblPrEx>
        <w:tc>
          <w:tcPr>
            <w:tcW w:w="1407" w:type="pct"/>
            <w:shd w:val="clear" w:color="auto" w:fill="BFBFBF" w:themeFill="background1" w:themeFillShade="BF"/>
            <w:vAlign w:val="center"/>
          </w:tcPr>
          <w:p w14:paraId="1C610095" w14:textId="77777777" w:rsidR="00C425B8" w:rsidRPr="001525F0" w:rsidRDefault="00C425B8" w:rsidP="002A0799">
            <w:pPr>
              <w:pStyle w:val="BodySingleCharChar"/>
              <w:jc w:val="center"/>
              <w:rPr>
                <w:b/>
                <w:bCs/>
                <w:color w:val="000000"/>
              </w:rPr>
            </w:pPr>
            <w:r w:rsidRPr="001525F0">
              <w:rPr>
                <w:b/>
                <w:bCs/>
                <w:color w:val="000000"/>
              </w:rPr>
              <w:t>Alternative Requirements</w:t>
            </w:r>
          </w:p>
        </w:tc>
        <w:tc>
          <w:tcPr>
            <w:tcW w:w="3593" w:type="pct"/>
            <w:gridSpan w:val="2"/>
            <w:vAlign w:val="center"/>
          </w:tcPr>
          <w:p w14:paraId="5060231A" w14:textId="77777777" w:rsidR="00C425B8" w:rsidRPr="001525F0" w:rsidRDefault="00C425B8" w:rsidP="0080040D">
            <w:pPr>
              <w:pStyle w:val="BodySingleCharChar"/>
            </w:pPr>
            <w:r>
              <w:t>N/A</w:t>
            </w:r>
          </w:p>
        </w:tc>
      </w:tr>
      <w:tr w:rsidR="00C425B8" w:rsidRPr="00941564" w14:paraId="2B3EA1AA" w14:textId="77777777" w:rsidTr="00342F3A">
        <w:tblPrEx>
          <w:tblCellMar>
            <w:top w:w="0" w:type="dxa"/>
            <w:left w:w="108" w:type="dxa"/>
            <w:bottom w:w="0" w:type="dxa"/>
            <w:right w:w="108" w:type="dxa"/>
          </w:tblCellMar>
        </w:tblPrEx>
        <w:tc>
          <w:tcPr>
            <w:tcW w:w="1407" w:type="pct"/>
            <w:shd w:val="clear" w:color="auto" w:fill="BFBFBF" w:themeFill="background1" w:themeFillShade="BF"/>
            <w:vAlign w:val="center"/>
          </w:tcPr>
          <w:p w14:paraId="216EC273" w14:textId="77777777" w:rsidR="00C425B8" w:rsidRPr="00941564" w:rsidRDefault="00C425B8" w:rsidP="002A0799">
            <w:pPr>
              <w:pStyle w:val="BodySingleCharChar"/>
              <w:jc w:val="center"/>
              <w:rPr>
                <w:b/>
                <w:bCs/>
                <w:color w:val="000000"/>
              </w:rPr>
            </w:pPr>
            <w:r w:rsidRPr="00941564">
              <w:rPr>
                <w:b/>
                <w:bCs/>
                <w:color w:val="000000"/>
              </w:rPr>
              <w:t>Direct Reports</w:t>
            </w:r>
          </w:p>
        </w:tc>
        <w:tc>
          <w:tcPr>
            <w:tcW w:w="3593" w:type="pct"/>
            <w:gridSpan w:val="2"/>
            <w:vAlign w:val="center"/>
          </w:tcPr>
          <w:p w14:paraId="3126740B" w14:textId="77777777" w:rsidR="00C425B8" w:rsidRPr="00941564" w:rsidRDefault="0054358F" w:rsidP="002A0799">
            <w:pPr>
              <w:pStyle w:val="BodySingleCharChar"/>
            </w:pPr>
            <w:r>
              <w:t>No</w:t>
            </w:r>
          </w:p>
        </w:tc>
      </w:tr>
      <w:tr w:rsidR="00342F3A" w:rsidRPr="00531C5A" w14:paraId="502288E6" w14:textId="77777777" w:rsidTr="00022F78">
        <w:tblPrEx>
          <w:tblCellMar>
            <w:top w:w="43" w:type="dxa"/>
            <w:bottom w:w="43" w:type="dxa"/>
          </w:tblCellMar>
        </w:tblPrEx>
        <w:trPr>
          <w:trHeight w:val="487"/>
        </w:trPr>
        <w:tc>
          <w:tcPr>
            <w:tcW w:w="1407" w:type="pct"/>
            <w:shd w:val="clear" w:color="auto" w:fill="BFBFBF" w:themeFill="background1" w:themeFillShade="BF"/>
            <w:vAlign w:val="center"/>
          </w:tcPr>
          <w:p w14:paraId="1CCCBE2B" w14:textId="77777777" w:rsidR="00342F3A" w:rsidRPr="00941564" w:rsidRDefault="00022F78" w:rsidP="001D04E5">
            <w:pPr>
              <w:jc w:val="center"/>
              <w:rPr>
                <w:b/>
                <w:szCs w:val="24"/>
              </w:rPr>
            </w:pPr>
            <w:r w:rsidRPr="00941564">
              <w:rPr>
                <w:b/>
                <w:bCs/>
                <w:color w:val="000000"/>
                <w:szCs w:val="24"/>
              </w:rPr>
              <w:t>Travel</w:t>
            </w:r>
            <w:r w:rsidRPr="0074660F">
              <w:rPr>
                <w:rStyle w:val="CommentReference"/>
                <w:sz w:val="24"/>
                <w:szCs w:val="24"/>
              </w:rPr>
              <w:t xml:space="preserve"> </w:t>
            </w:r>
            <w:r w:rsidRPr="00941564">
              <w:rPr>
                <w:b/>
                <w:bCs/>
                <w:color w:val="000000"/>
                <w:szCs w:val="24"/>
              </w:rPr>
              <w:t>Requirement</w:t>
            </w:r>
          </w:p>
        </w:tc>
        <w:tc>
          <w:tcPr>
            <w:tcW w:w="3593" w:type="pct"/>
            <w:gridSpan w:val="2"/>
            <w:vAlign w:val="center"/>
          </w:tcPr>
          <w:p w14:paraId="75A82F11" w14:textId="77777777" w:rsidR="00342F3A" w:rsidRPr="00531C5A" w:rsidRDefault="00022F78" w:rsidP="001D04E5">
            <w:pPr>
              <w:rPr>
                <w:szCs w:val="24"/>
              </w:rPr>
            </w:pPr>
            <w:r>
              <w:rPr>
                <w:szCs w:val="24"/>
              </w:rPr>
              <w:t>A</w:t>
            </w:r>
            <w:r w:rsidRPr="00531C5A">
              <w:rPr>
                <w:szCs w:val="24"/>
              </w:rPr>
              <w:t>pproximately 40% travel</w:t>
            </w:r>
            <w:r>
              <w:rPr>
                <w:szCs w:val="24"/>
              </w:rPr>
              <w:t xml:space="preserve"> required</w:t>
            </w:r>
            <w:r w:rsidRPr="00531C5A">
              <w:rPr>
                <w:szCs w:val="24"/>
              </w:rPr>
              <w:t>.</w:t>
            </w:r>
          </w:p>
        </w:tc>
      </w:tr>
      <w:tr w:rsidR="00342F3A" w:rsidRPr="00941564" w14:paraId="6D298D8E" w14:textId="77777777" w:rsidTr="00342F3A">
        <w:tblPrEx>
          <w:tblCellMar>
            <w:top w:w="43" w:type="dxa"/>
            <w:bottom w:w="43" w:type="dxa"/>
          </w:tblCellMar>
        </w:tblPrEx>
        <w:tc>
          <w:tcPr>
            <w:tcW w:w="1407" w:type="pct"/>
            <w:shd w:val="clear" w:color="auto" w:fill="BFBFBF" w:themeFill="background1" w:themeFillShade="BF"/>
            <w:vAlign w:val="center"/>
          </w:tcPr>
          <w:p w14:paraId="57EAC4C8" w14:textId="77777777" w:rsidR="00342F3A" w:rsidRPr="00941564" w:rsidRDefault="00022F78" w:rsidP="001D04E5">
            <w:pPr>
              <w:jc w:val="center"/>
              <w:rPr>
                <w:b/>
                <w:szCs w:val="24"/>
              </w:rPr>
            </w:pPr>
            <w:r w:rsidRPr="00941564">
              <w:rPr>
                <w:b/>
                <w:bCs/>
                <w:color w:val="000000"/>
                <w:szCs w:val="24"/>
              </w:rPr>
              <w:t>Telecommute Benefit</w:t>
            </w:r>
          </w:p>
        </w:tc>
        <w:tc>
          <w:tcPr>
            <w:tcW w:w="3593" w:type="pct"/>
            <w:gridSpan w:val="2"/>
            <w:vAlign w:val="center"/>
          </w:tcPr>
          <w:p w14:paraId="648C15B4" w14:textId="77777777" w:rsidR="00342F3A" w:rsidRPr="00941564" w:rsidRDefault="00022F78" w:rsidP="00022F78">
            <w:pPr>
              <w:rPr>
                <w:szCs w:val="24"/>
              </w:rPr>
            </w:pPr>
            <w:r>
              <w:t>N/A</w:t>
            </w:r>
            <w:r>
              <w:rPr>
                <w:szCs w:val="24"/>
              </w:rPr>
              <w:t xml:space="preserve"> </w:t>
            </w:r>
          </w:p>
        </w:tc>
      </w:tr>
      <w:tr w:rsidR="00EC4B39" w14:paraId="462D7D5D" w14:textId="77777777" w:rsidTr="00342F3A">
        <w:tc>
          <w:tcPr>
            <w:tcW w:w="1407" w:type="pct"/>
            <w:shd w:val="clear" w:color="auto" w:fill="BFBFBF" w:themeFill="background1" w:themeFillShade="BF"/>
          </w:tcPr>
          <w:p w14:paraId="6E286164" w14:textId="77777777" w:rsidR="00EC4B39" w:rsidRDefault="00EC4B39" w:rsidP="002A0799">
            <w:pPr>
              <w:jc w:val="center"/>
              <w:rPr>
                <w:b/>
                <w:szCs w:val="24"/>
              </w:rPr>
            </w:pPr>
            <w:r w:rsidRPr="00887DF1">
              <w:rPr>
                <w:b/>
                <w:szCs w:val="24"/>
              </w:rPr>
              <w:t>Special Case Notes</w:t>
            </w:r>
          </w:p>
        </w:tc>
        <w:tc>
          <w:tcPr>
            <w:tcW w:w="3593" w:type="pct"/>
            <w:gridSpan w:val="2"/>
          </w:tcPr>
          <w:p w14:paraId="1E2D2D3F" w14:textId="77777777" w:rsidR="00EC4B39" w:rsidRDefault="00EC4B39" w:rsidP="002A0799">
            <w:pPr>
              <w:rPr>
                <w:szCs w:val="24"/>
              </w:rPr>
            </w:pPr>
          </w:p>
        </w:tc>
      </w:tr>
    </w:tbl>
    <w:p w14:paraId="5A2F2A75" w14:textId="77777777" w:rsidR="00C05B53" w:rsidRDefault="00A12F23">
      <w:pPr>
        <w:rPr>
          <w:noProof/>
          <w:szCs w:val="24"/>
        </w:rPr>
      </w:pPr>
      <w:r>
        <w:rPr>
          <w:noProof/>
          <w:szCs w:val="24"/>
        </w:rPr>
        <w:br w:type="page"/>
      </w:r>
    </w:p>
    <w:p w14:paraId="5E7CA3E4" w14:textId="77777777" w:rsidR="00E103A2" w:rsidRDefault="00E103A2" w:rsidP="00E103A2">
      <w:pPr>
        <w:pStyle w:val="BodySingleCharChar"/>
        <w:rPr>
          <w:b/>
          <w:bCs/>
        </w:rPr>
      </w:pPr>
      <w:r w:rsidRPr="00A757D5">
        <w:rPr>
          <w:b/>
          <w:bCs/>
        </w:rPr>
        <w:lastRenderedPageBreak/>
        <w:t>GREEN CARD JOB DESCRIPTION</w:t>
      </w:r>
    </w:p>
    <w:p w14:paraId="6EA8566A" w14:textId="77777777" w:rsidR="00C8255A" w:rsidRDefault="00117F6E">
      <w:pPr>
        <w:pStyle w:val="BodySingle0"/>
      </w:pPr>
    </w:p>
    <w:p w14:paraId="4B0812A0" w14:textId="77777777" w:rsidR="0082210C" w:rsidRDefault="00022F78">
      <w:pPr>
        <w:pStyle w:val="BodySingle0"/>
      </w:pPr>
      <w:r w:rsidRPr="00A96B59">
        <w:t>Interface with internal audit, business, IT, and members of executive management to design and implement solutions. Help to identify and evaluate complex business process and technology risks. Assess and evaluate internal controls. Participate in risk assessments, determine audit plans, execute audit programs, assess issues, and work with management to determine remediation plans and track progress. Understand clients’ business environment and basic risk management approaches. Develop knowledge of market trends and competitor activities, products, and service lines within the Financial Services Industry. Assist in preparing project plans and weekly status reports. Coach and mentor junior team members.</w:t>
      </w:r>
    </w:p>
    <w:p w14:paraId="0FBF502E" w14:textId="77777777" w:rsidR="0082210C" w:rsidRDefault="0082210C">
      <w:pPr>
        <w:pStyle w:val="BodySingle0"/>
      </w:pPr>
    </w:p>
    <w:p w14:paraId="3973B633" w14:textId="77777777" w:rsidR="0083739E" w:rsidRDefault="0069589B" w:rsidP="0074660F">
      <w:pPr>
        <w:pStyle w:val="BodySingleCharChar"/>
        <w:rPr>
          <w:b/>
          <w:bCs/>
        </w:rPr>
      </w:pPr>
      <w:r w:rsidRPr="0069589B">
        <w:rPr>
          <w:b/>
          <w:bCs/>
        </w:rPr>
        <w:t>SKILL SETS</w:t>
      </w:r>
      <w:r w:rsidR="00435236">
        <w:rPr>
          <w:b/>
          <w:bCs/>
        </w:rPr>
        <w:t>/CERTIFICATIONS/OTHER CREDENTIALS</w:t>
      </w:r>
      <w:r w:rsidRPr="0069589B">
        <w:rPr>
          <w:b/>
          <w:bCs/>
        </w:rPr>
        <w:t xml:space="preserve"> REQUIRED</w:t>
      </w:r>
    </w:p>
    <w:p w14:paraId="272192ED" w14:textId="77777777" w:rsidR="00AE7E9A" w:rsidRPr="00AE7E9A" w:rsidRDefault="00AE7E9A" w:rsidP="00A966DF">
      <w:pPr>
        <w:pStyle w:val="BodySingleCharChar"/>
        <w:spacing w:after="240"/>
        <w:rPr>
          <w:i/>
          <w:iCs/>
        </w:rPr>
      </w:pPr>
      <w:r>
        <w:rPr>
          <w:i/>
          <w:iCs/>
        </w:rPr>
        <w:t xml:space="preserve"> </w:t>
      </w:r>
    </w:p>
    <w:p w14:paraId="4E0E641D" w14:textId="77777777" w:rsidR="002549B4" w:rsidRDefault="002549B4" w:rsidP="002549B4">
      <w:pPr>
        <w:pStyle w:val="BodySingleCharChar"/>
        <w:spacing w:after="240"/>
      </w:pPr>
      <w:r>
        <w:t xml:space="preserve">Experience must include </w:t>
      </w:r>
      <w:r w:rsidR="00022F78">
        <w:t>e</w:t>
      </w:r>
      <w:r>
        <w:t>ighteen months of:</w:t>
      </w:r>
    </w:p>
    <w:p w14:paraId="19239A75" w14:textId="77777777" w:rsidR="00572DCE" w:rsidRPr="00322D07" w:rsidRDefault="00572DCE" w:rsidP="00022F78">
      <w:pPr>
        <w:pStyle w:val="BodySingle0"/>
        <w:numPr>
          <w:ilvl w:val="0"/>
          <w:numId w:val="12"/>
        </w:numPr>
        <w:rPr>
          <w:szCs w:val="24"/>
        </w:rPr>
      </w:pPr>
      <w:r>
        <w:rPr>
          <w:szCs w:val="24"/>
        </w:rPr>
        <w:t>assessing clients' Information Technology (IT) environments and risk management approaches by executing internal and external IT SOX Audits and SOC 1 (SSAE 18) reporting engagements</w:t>
      </w:r>
      <w:r w:rsidRPr="00322D07">
        <w:rPr>
          <w:szCs w:val="24"/>
        </w:rPr>
        <w:t xml:space="preserve"> </w:t>
      </w:r>
    </w:p>
    <w:p w14:paraId="05E93FE4" w14:textId="77777777" w:rsidR="00572DCE" w:rsidRPr="00322D07" w:rsidRDefault="00572DCE" w:rsidP="00022F78">
      <w:pPr>
        <w:pStyle w:val="BodySingle0"/>
        <w:numPr>
          <w:ilvl w:val="0"/>
          <w:numId w:val="12"/>
        </w:numPr>
        <w:rPr>
          <w:szCs w:val="24"/>
        </w:rPr>
      </w:pPr>
      <w:r>
        <w:rPr>
          <w:szCs w:val="24"/>
        </w:rPr>
        <w:t>performing IT General Controls (ITGC) testing and identifying inefficiencies and control gaps in the areas of access Security, change management, data center, network, and operations</w:t>
      </w:r>
      <w:r w:rsidRPr="00322D07">
        <w:rPr>
          <w:szCs w:val="24"/>
        </w:rPr>
        <w:t xml:space="preserve"> </w:t>
      </w:r>
    </w:p>
    <w:p w14:paraId="6044C8F2" w14:textId="77777777" w:rsidR="00572DCE" w:rsidRPr="00322D07" w:rsidRDefault="00572DCE" w:rsidP="00022F78">
      <w:pPr>
        <w:pStyle w:val="BodySingle0"/>
        <w:numPr>
          <w:ilvl w:val="0"/>
          <w:numId w:val="12"/>
        </w:numPr>
        <w:rPr>
          <w:szCs w:val="24"/>
        </w:rPr>
      </w:pPr>
      <w:r>
        <w:rPr>
          <w:szCs w:val="24"/>
        </w:rPr>
        <w:t>performing client walkthroughs of IT processes relating to financial systems and identified associated risks</w:t>
      </w:r>
      <w:r w:rsidRPr="00322D07">
        <w:rPr>
          <w:szCs w:val="24"/>
        </w:rPr>
        <w:t xml:space="preserve"> </w:t>
      </w:r>
    </w:p>
    <w:p w14:paraId="49DDD1D1" w14:textId="77777777" w:rsidR="00572DCE" w:rsidRPr="00322D07" w:rsidRDefault="00572DCE" w:rsidP="00022F78">
      <w:pPr>
        <w:pStyle w:val="BodySingle0"/>
        <w:numPr>
          <w:ilvl w:val="0"/>
          <w:numId w:val="12"/>
        </w:numPr>
        <w:rPr>
          <w:szCs w:val="24"/>
        </w:rPr>
      </w:pPr>
      <w:r>
        <w:rPr>
          <w:szCs w:val="24"/>
        </w:rPr>
        <w:t>performing automated controls testing of various business processes (order to cash, procure to pay, inventory, and fixed assets)</w:t>
      </w:r>
      <w:r w:rsidRPr="00322D07">
        <w:rPr>
          <w:szCs w:val="24"/>
        </w:rPr>
        <w:t xml:space="preserve"> </w:t>
      </w:r>
    </w:p>
    <w:p w14:paraId="5DC719F6" w14:textId="5DDEAD63" w:rsidR="00572DCE" w:rsidRPr="007354AE" w:rsidRDefault="00572DCE" w:rsidP="007354AE">
      <w:pPr>
        <w:pStyle w:val="BodySingle0"/>
        <w:numPr>
          <w:ilvl w:val="0"/>
          <w:numId w:val="12"/>
        </w:numPr>
        <w:rPr>
          <w:ins w:id="0" w:author="Himanshu Malik (Open)" w:date="2022-02-02T14:37:00Z"/>
          <w:szCs w:val="24"/>
        </w:rPr>
      </w:pPr>
      <w:r>
        <w:rPr>
          <w:szCs w:val="24"/>
        </w:rPr>
        <w:t xml:space="preserve">performing audits under </w:t>
      </w:r>
      <w:ins w:id="1" w:author="Himanshu Malik (Open)&#10;" w:date="2022-02-04T11:35:00Z">
        <w:r w:rsidR="007354AE" w:rsidRPr="007354AE">
          <w:rPr>
            <w:szCs w:val="24"/>
          </w:rPr>
          <w:t>Sarbanes Oxley, PCAOB, AICPA, SOC and COSO framework</w:t>
        </w:r>
      </w:ins>
      <w:del w:id="2" w:author="Himanshu Malik (Open)&#10;" w:date="2022-02-04T11:35:00Z">
        <w:r w:rsidDel="007354AE">
          <w:rPr>
            <w:szCs w:val="24"/>
          </w:rPr>
          <w:delText>AICPA</w:delText>
        </w:r>
      </w:del>
      <w:ins w:id="3" w:author="Himanshu Malik (Open) [2]" w:date="2022-02-04T10:37:00Z">
        <w:del w:id="4" w:author="Himanshu Malik (Open)&#10;" w:date="2022-02-04T11:35:00Z">
          <w:r w:rsidR="00270E48" w:rsidDel="007354AE">
            <w:rPr>
              <w:szCs w:val="24"/>
            </w:rPr>
            <w:delText>, and PCAOB regulations as well as</w:delText>
          </w:r>
        </w:del>
      </w:ins>
      <w:del w:id="5" w:author="Himanshu Malik (Open)&#10;" w:date="2022-02-04T11:35:00Z">
        <w:r w:rsidDel="007354AE">
          <w:rPr>
            <w:szCs w:val="24"/>
          </w:rPr>
          <w:delText xml:space="preserve"> and COSO frameworks</w:delText>
        </w:r>
        <w:r w:rsidRPr="007354AE" w:rsidDel="007354AE">
          <w:rPr>
            <w:szCs w:val="24"/>
          </w:rPr>
          <w:delText xml:space="preserve"> </w:delText>
        </w:r>
      </w:del>
    </w:p>
    <w:p w14:paraId="5508A1EE" w14:textId="2A5B7647" w:rsidR="00D26A8B" w:rsidRPr="00322D07" w:rsidRDefault="00D26A8B" w:rsidP="00022F78">
      <w:pPr>
        <w:pStyle w:val="BodySingle0"/>
        <w:numPr>
          <w:ilvl w:val="0"/>
          <w:numId w:val="12"/>
        </w:numPr>
        <w:rPr>
          <w:szCs w:val="24"/>
        </w:rPr>
      </w:pPr>
      <w:proofErr w:type="gramStart"/>
      <w:ins w:id="6" w:author="Himanshu Malik (Open)" w:date="2022-02-02T14:37:00Z">
        <w:r w:rsidRPr="00D26A8B">
          <w:rPr>
            <w:szCs w:val="24"/>
          </w:rPr>
          <w:t>Controls</w:t>
        </w:r>
        <w:proofErr w:type="gramEnd"/>
        <w:r w:rsidRPr="00D26A8B">
          <w:rPr>
            <w:szCs w:val="24"/>
          </w:rPr>
          <w:t xml:space="preserve"> experience surrounding on-premise and cloud-based Enterprise Resource Planning (ERP) systems and business applications (Oracle, Workday, </w:t>
        </w:r>
        <w:r>
          <w:rPr>
            <w:szCs w:val="24"/>
          </w:rPr>
          <w:t>Salesforce</w:t>
        </w:r>
        <w:r w:rsidRPr="00D26A8B">
          <w:rPr>
            <w:szCs w:val="24"/>
          </w:rPr>
          <w:t>, NetSuite, etc.)</w:t>
        </w:r>
      </w:ins>
    </w:p>
    <w:p w14:paraId="3A3BE6CE" w14:textId="36474B90" w:rsidR="00572DCE" w:rsidRPr="00322D07" w:rsidRDefault="00572DCE" w:rsidP="00022F78">
      <w:pPr>
        <w:pStyle w:val="BodySingle0"/>
        <w:numPr>
          <w:ilvl w:val="0"/>
          <w:numId w:val="12"/>
        </w:numPr>
        <w:rPr>
          <w:szCs w:val="24"/>
        </w:rPr>
      </w:pPr>
      <w:del w:id="7" w:author="Himanshu Malik (Open) [2]" w:date="2022-02-04T10:39:00Z">
        <w:r w:rsidDel="00270E48">
          <w:rPr>
            <w:szCs w:val="24"/>
          </w:rPr>
          <w:delText>performing Extraction, Transformation and Load (ETL) using complex and dynamic SQL Queries to ensure data is migrated over to new systems accurately</w:delText>
        </w:r>
      </w:del>
      <w:ins w:id="8" w:author="Himanshu Malik (Open) [2]" w:date="2022-02-04T10:39:00Z">
        <w:r w:rsidR="00270E48" w:rsidRPr="00D26A8B">
          <w:t>assessing operating system (OS/400, Windows, UNIX, etc.), database system (Oracle, SQL, etc.), and IT infrastructure / network component (domain controllers, firewalls, routers, intrusion prevention / detection solutions, etc.)</w:t>
        </w:r>
      </w:ins>
      <w:r w:rsidRPr="00322D07">
        <w:rPr>
          <w:szCs w:val="24"/>
        </w:rPr>
        <w:t xml:space="preserve"> </w:t>
      </w:r>
    </w:p>
    <w:p w14:paraId="27125104" w14:textId="6535D249" w:rsidR="00572DCE" w:rsidRPr="00322D07" w:rsidRDefault="00572DCE" w:rsidP="00022F78">
      <w:pPr>
        <w:pStyle w:val="BodySingle0"/>
        <w:numPr>
          <w:ilvl w:val="0"/>
          <w:numId w:val="12"/>
        </w:numPr>
        <w:rPr>
          <w:szCs w:val="24"/>
        </w:rPr>
      </w:pPr>
      <w:r>
        <w:rPr>
          <w:szCs w:val="24"/>
        </w:rPr>
        <w:t>performing detailed risk assessments, risk ranking, automated control design, control GAP analysis,</w:t>
      </w:r>
      <w:ins w:id="9" w:author="Himanshu Malik (Open) [2]" w:date="2022-02-04T10:40:00Z">
        <w:r w:rsidR="00270E48">
          <w:rPr>
            <w:szCs w:val="24"/>
          </w:rPr>
          <w:t xml:space="preserve"> </w:t>
        </w:r>
      </w:ins>
      <w:del w:id="10" w:author="Himanshu Malik (Open) [2]" w:date="2022-02-04T10:40:00Z">
        <w:r w:rsidDel="00270E48">
          <w:rPr>
            <w:szCs w:val="24"/>
          </w:rPr>
          <w:delText xml:space="preserve"> manual control design, </w:delText>
        </w:r>
      </w:del>
      <w:r>
        <w:rPr>
          <w:szCs w:val="24"/>
        </w:rPr>
        <w:t>and risk control matrix documentation of client's business controls and information technology controls</w:t>
      </w:r>
      <w:r w:rsidRPr="00322D07">
        <w:rPr>
          <w:szCs w:val="24"/>
        </w:rPr>
        <w:t xml:space="preserve"> </w:t>
      </w:r>
    </w:p>
    <w:p w14:paraId="04BADAAD" w14:textId="77777777" w:rsidR="00572DCE" w:rsidRPr="00322D07" w:rsidRDefault="00572DCE" w:rsidP="00022F78">
      <w:pPr>
        <w:pStyle w:val="BodySingle0"/>
        <w:numPr>
          <w:ilvl w:val="0"/>
          <w:numId w:val="12"/>
        </w:numPr>
        <w:rPr>
          <w:szCs w:val="24"/>
        </w:rPr>
      </w:pPr>
      <w:r>
        <w:rPr>
          <w:szCs w:val="24"/>
        </w:rPr>
        <w:t xml:space="preserve">performing project planning, defining internal control test criteria and data, executing testing, performing status monitoring and problem tracking, and providing recommendations for </w:t>
      </w:r>
      <w:proofErr w:type="gramStart"/>
      <w:r>
        <w:rPr>
          <w:szCs w:val="24"/>
        </w:rPr>
        <w:t>resolution;</w:t>
      </w:r>
      <w:proofErr w:type="gramEnd"/>
      <w:r w:rsidRPr="00322D07">
        <w:rPr>
          <w:szCs w:val="24"/>
        </w:rPr>
        <w:t xml:space="preserve"> </w:t>
      </w:r>
    </w:p>
    <w:p w14:paraId="2871F282" w14:textId="5F31231B" w:rsidR="0037212A" w:rsidRPr="001E2EAE" w:rsidRDefault="00572DCE" w:rsidP="001E2EAE">
      <w:pPr>
        <w:pStyle w:val="BodySingle0"/>
        <w:numPr>
          <w:ilvl w:val="0"/>
          <w:numId w:val="12"/>
        </w:numPr>
        <w:rPr>
          <w:ins w:id="11" w:author="Himanshu Malik (Open)" w:date="2022-02-02T14:32:00Z"/>
          <w:szCs w:val="24"/>
        </w:rPr>
      </w:pPr>
      <w:r w:rsidRPr="001E2EAE">
        <w:rPr>
          <w:szCs w:val="24"/>
        </w:rPr>
        <w:t xml:space="preserve">testing </w:t>
      </w:r>
      <w:r w:rsidR="00BF5512" w:rsidRPr="001E2EAE">
        <w:rPr>
          <w:szCs w:val="24"/>
        </w:rPr>
        <w:t xml:space="preserve">the </w:t>
      </w:r>
      <w:r w:rsidRPr="007354AE">
        <w:rPr>
          <w:szCs w:val="24"/>
        </w:rPr>
        <w:t xml:space="preserve">design </w:t>
      </w:r>
      <w:r w:rsidR="00BF5512" w:rsidRPr="007354AE">
        <w:rPr>
          <w:szCs w:val="24"/>
        </w:rPr>
        <w:t xml:space="preserve">and </w:t>
      </w:r>
      <w:r w:rsidRPr="007354AE">
        <w:rPr>
          <w:szCs w:val="24"/>
        </w:rPr>
        <w:t>operating effectiveness of controls using accepted accounting and statistical procedures</w:t>
      </w:r>
      <w:ins w:id="12" w:author="Himanshu Malik (Open) [2]" w:date="2022-02-04T10:45:00Z">
        <w:r w:rsidR="001E2EAE" w:rsidRPr="007354AE">
          <w:rPr>
            <w:szCs w:val="24"/>
          </w:rPr>
          <w:t xml:space="preserve">, and </w:t>
        </w:r>
      </w:ins>
      <w:del w:id="13" w:author="Himanshu Malik (Open) [2]" w:date="2022-02-04T10:45:00Z">
        <w:r w:rsidRPr="007354AE" w:rsidDel="001E2EAE">
          <w:rPr>
            <w:szCs w:val="24"/>
          </w:rPr>
          <w:delText>, including ACL and Visio</w:delText>
        </w:r>
      </w:del>
      <w:ins w:id="14" w:author="Himanshu Malik (Open) [2]" w:date="2022-02-04T10:41:00Z">
        <w:r w:rsidR="001E2EAE" w:rsidRPr="0037212A">
          <w:t xml:space="preserve">leveraging </w:t>
        </w:r>
      </w:ins>
      <w:ins w:id="15" w:author="Himanshu Malik (Open) [2]" w:date="2022-02-04T10:42:00Z">
        <w:r w:rsidR="001E2EAE">
          <w:t>aud</w:t>
        </w:r>
      </w:ins>
      <w:ins w:id="16" w:author="Himanshu Malik (Open) [2]" w:date="2022-02-04T10:43:00Z">
        <w:r w:rsidR="001E2EAE">
          <w:t xml:space="preserve">it </w:t>
        </w:r>
      </w:ins>
      <w:ins w:id="17" w:author="Himanshu Malik (Open) [2]" w:date="2022-02-04T10:41:00Z">
        <w:r w:rsidR="001E2EAE" w:rsidRPr="0037212A">
          <w:t>analytics</w:t>
        </w:r>
      </w:ins>
      <w:ins w:id="18" w:author="Himanshu Malik (Open) [2]" w:date="2022-02-04T10:43:00Z">
        <w:r w:rsidR="001E2EAE">
          <w:t xml:space="preserve"> </w:t>
        </w:r>
      </w:ins>
      <w:ins w:id="19" w:author="Himanshu Malik (Open) [2]" w:date="2022-02-04T10:41:00Z">
        <w:r w:rsidR="001E2EAE" w:rsidRPr="0037212A">
          <w:t xml:space="preserve">and visualization solutions </w:t>
        </w:r>
      </w:ins>
      <w:ins w:id="20" w:author="Himanshu Malik (Open) [2]" w:date="2022-02-04T10:43:00Z">
        <w:r w:rsidR="001E2EAE">
          <w:t>(</w:t>
        </w:r>
        <w:proofErr w:type="gramStart"/>
        <w:r w:rsidR="001E2EAE">
          <w:t>e.g.</w:t>
        </w:r>
        <w:proofErr w:type="gramEnd"/>
        <w:r w:rsidR="001E2EAE">
          <w:t xml:space="preserve"> </w:t>
        </w:r>
        <w:r w:rsidR="001E2EAE" w:rsidRPr="0037212A">
          <w:t>ACL, QlikView, Tableau, Spotfire</w:t>
        </w:r>
      </w:ins>
      <w:ins w:id="21" w:author="Himanshu Malik (Open) [2]" w:date="2022-02-04T10:44:00Z">
        <w:r w:rsidR="001E2EAE">
          <w:t xml:space="preserve">, </w:t>
        </w:r>
        <w:r w:rsidR="001E2EAE" w:rsidRPr="001E2EAE">
          <w:rPr>
            <w:color w:val="FF0000"/>
            <w:szCs w:val="24"/>
          </w:rPr>
          <w:t xml:space="preserve">Microsoft Visio and Office Suite </w:t>
        </w:r>
        <w:r w:rsidR="001E2EAE" w:rsidRPr="007354AE">
          <w:rPr>
            <w:color w:val="FF0000"/>
            <w:szCs w:val="24"/>
          </w:rPr>
          <w:t>applications</w:t>
        </w:r>
      </w:ins>
      <w:ins w:id="22" w:author="Himanshu Malik (Open) [2]" w:date="2022-02-04T10:43:00Z">
        <w:r w:rsidR="001E2EAE">
          <w:t>)</w:t>
        </w:r>
        <w:r w:rsidR="001E2EAE">
          <w:t xml:space="preserve"> </w:t>
        </w:r>
      </w:ins>
      <w:ins w:id="23" w:author="Himanshu Malik (Open) [2]" w:date="2022-02-04T10:41:00Z">
        <w:r w:rsidR="001E2EAE">
          <w:t xml:space="preserve">on </w:t>
        </w:r>
        <w:r w:rsidR="001E2EAE" w:rsidRPr="0037212A">
          <w:t>large data sets</w:t>
        </w:r>
        <w:del w:id="24" w:author="Himanshu Malik (Open)&#10;" w:date="2022-02-04T11:37:00Z">
          <w:r w:rsidR="001E2EAE" w:rsidRPr="0037212A" w:rsidDel="007354AE">
            <w:delText xml:space="preserve"> is a plus.</w:delText>
          </w:r>
        </w:del>
      </w:ins>
    </w:p>
    <w:p w14:paraId="047A00F7" w14:textId="3F8DB00C" w:rsidR="00EC420A" w:rsidRPr="00F07D1D" w:rsidRDefault="0037212A" w:rsidP="001E2EAE">
      <w:pPr>
        <w:pStyle w:val="BulletblackArial"/>
        <w:numPr>
          <w:ilvl w:val="0"/>
          <w:numId w:val="0"/>
        </w:numPr>
        <w:ind w:left="720"/>
        <w:jc w:val="left"/>
        <w:rPr>
          <w:color w:val="FF0000"/>
          <w:szCs w:val="24"/>
          <w:highlight w:val="yellow"/>
          <w:rPrChange w:id="25" w:author="Himanshu Malik (Open)" w:date="2022-02-02T19:59:00Z">
            <w:rPr>
              <w:szCs w:val="24"/>
              <w:highlight w:val="yellow"/>
            </w:rPr>
          </w:rPrChange>
        </w:rPr>
        <w:sectPr w:rsidR="00EC420A" w:rsidRPr="00F07D1D" w:rsidSect="00EC420A">
          <w:headerReference w:type="even" r:id="rId9"/>
          <w:headerReference w:type="default" r:id="rId10"/>
          <w:footerReference w:type="even" r:id="rId11"/>
          <w:footerReference w:type="default" r:id="rId12"/>
          <w:headerReference w:type="first" r:id="rId13"/>
          <w:footerReference w:type="first" r:id="rId14"/>
          <w:pgSz w:w="12240" w:h="15840"/>
          <w:pgMar w:top="360" w:right="1440" w:bottom="634" w:left="907" w:header="720" w:footer="720" w:gutter="0"/>
          <w:cols w:space="720"/>
          <w:noEndnote/>
          <w:titlePg/>
          <w:docGrid w:linePitch="326"/>
        </w:sectPr>
        <w:pPrChange w:id="26" w:author="Himanshu Malik (Open) [2]" w:date="2022-02-04T10:44:00Z">
          <w:pPr>
            <w:pStyle w:val="BulletblackArial"/>
            <w:jc w:val="left"/>
          </w:pPr>
        </w:pPrChange>
      </w:pPr>
      <w:commentRangeStart w:id="27"/>
      <w:del w:id="28" w:author="Himanshu Malik (Open) [2]" w:date="2022-02-04T10:44:00Z">
        <w:r w:rsidRPr="00F07D1D" w:rsidDel="001E2EAE">
          <w:rPr>
            <w:rFonts w:ascii="Times New Roman" w:hAnsi="Times New Roman" w:cs="Times New Roman"/>
            <w:color w:val="FF0000"/>
            <w:sz w:val="24"/>
            <w:szCs w:val="24"/>
          </w:rPr>
          <w:delText>Strong computer skills, including proficiency in Microsoft Visio and Office Suite applications</w:delText>
        </w:r>
        <w:r w:rsidR="00572DCE" w:rsidRPr="00F07D1D" w:rsidDel="001E2EAE">
          <w:rPr>
            <w:color w:val="FF0000"/>
            <w:szCs w:val="24"/>
          </w:rPr>
          <w:delText xml:space="preserve"> </w:delText>
        </w:r>
      </w:del>
      <w:commentRangeEnd w:id="27"/>
      <w:r w:rsidR="00D26A8B" w:rsidRPr="00F07D1D">
        <w:rPr>
          <w:rStyle w:val="CommentReference"/>
          <w:rFonts w:ascii="Times New Roman" w:hAnsi="Times New Roman"/>
          <w:color w:val="FF0000"/>
        </w:rPr>
        <w:commentReference w:id="27"/>
      </w:r>
      <w:bookmarkStart w:id="29" w:name="_Hlk43358985"/>
    </w:p>
    <w:bookmarkEnd w:id="29"/>
    <w:p w14:paraId="5783B5DB" w14:textId="77777777" w:rsidR="00377F71" w:rsidRPr="00D77A48" w:rsidRDefault="00022F78" w:rsidP="001473BE">
      <w:pPr>
        <w:spacing w:after="240"/>
        <w:rPr>
          <w:b/>
          <w:szCs w:val="24"/>
        </w:rPr>
      </w:pPr>
      <w:r w:rsidRPr="00D77A48">
        <w:rPr>
          <w:b/>
          <w:szCs w:val="24"/>
        </w:rPr>
        <w:lastRenderedPageBreak/>
        <w:t xml:space="preserve">PRIOR EXPERIENCE CHART - </w:t>
      </w:r>
      <w:r w:rsidRPr="00D77A48">
        <w:rPr>
          <w:b/>
          <w:bCs/>
          <w:szCs w:val="24"/>
        </w:rPr>
        <w:t>HIMANSHU MALIK</w:t>
      </w:r>
    </w:p>
    <w:p w14:paraId="72E48040" w14:textId="77777777" w:rsidR="00377F71" w:rsidRPr="00D77A48" w:rsidRDefault="00022F78" w:rsidP="00377F71">
      <w:pPr>
        <w:pStyle w:val="BodySingleCharChar"/>
      </w:pPr>
      <w:r w:rsidRPr="00D77A48">
        <w:t xml:space="preserve">Please complete the below table with the full name and address of your previous employers, your dates of employment, and the relevant skill/knowledge set(s) that you gained </w:t>
      </w:r>
      <w:r w:rsidRPr="00D77A48">
        <w:rPr>
          <w:u w:val="single"/>
        </w:rPr>
        <w:t>prior to joining</w:t>
      </w:r>
      <w:r w:rsidRPr="00D77A48">
        <w:rPr>
          <w:b/>
          <w:bCs/>
          <w:u w:val="single"/>
        </w:rPr>
        <w:t xml:space="preserve"> </w:t>
      </w:r>
      <w:r w:rsidRPr="00D77A48">
        <w:rPr>
          <w:bCs/>
          <w:u w:val="single"/>
        </w:rPr>
        <w:t xml:space="preserve">Deloitte &amp; </w:t>
      </w:r>
      <w:proofErr w:type="spellStart"/>
      <w:r w:rsidRPr="00D77A48">
        <w:rPr>
          <w:bCs/>
          <w:u w:val="single"/>
        </w:rPr>
        <w:t>Touche</w:t>
      </w:r>
      <w:proofErr w:type="spellEnd"/>
      <w:r w:rsidRPr="00D77A48">
        <w:t>. We must be able to prove to both the Department of Labor and to the U.S. Citizenship and Immigration Service that you qualify for the position that will be the basis for your green card application, in the form of signed employment confirmation letters from your prior employers verifying skill/knowledge set(s) required for the PERM position.</w:t>
      </w:r>
    </w:p>
    <w:p w14:paraId="43191475" w14:textId="77777777" w:rsidR="005C39EC" w:rsidRDefault="00117F6E" w:rsidP="00377F71">
      <w:pPr>
        <w:pStyle w:val="BodySingleCharChar"/>
      </w:pPr>
    </w:p>
    <w:p w14:paraId="34329410" w14:textId="77777777" w:rsidR="005C39EC" w:rsidRPr="00232555" w:rsidRDefault="00022F78" w:rsidP="005C39EC">
      <w:pPr>
        <w:rPr>
          <w:szCs w:val="24"/>
        </w:rPr>
      </w:pPr>
      <w:r w:rsidRPr="00232555">
        <w:rPr>
          <w:szCs w:val="24"/>
          <w:highlight w:val="yellow"/>
        </w:rPr>
        <w:t>Review very carefully the list of skills, knowledge and experiences required for the job because you will need to document that you satisfy each of these job requirements from previous employment. If you are not able to document that you satisfy each of the job requirements, you will need to restart the process, including going back to the business to seek approval for the re-start.</w:t>
      </w:r>
    </w:p>
    <w:p w14:paraId="1366EF33" w14:textId="77777777" w:rsidR="005C39EC" w:rsidRDefault="00117F6E" w:rsidP="00377F71">
      <w:pPr>
        <w:pStyle w:val="BodySingleCharChar"/>
        <w:rPr>
          <w:b/>
        </w:rPr>
      </w:pPr>
    </w:p>
    <w:p w14:paraId="6EF332A5" w14:textId="77777777" w:rsidR="00377F71" w:rsidRPr="00D77A48" w:rsidRDefault="00022F78" w:rsidP="00377F71">
      <w:pPr>
        <w:pStyle w:val="BodySingleCharChar"/>
      </w:pPr>
      <w:r w:rsidRPr="00D77A48">
        <w:rPr>
          <w:b/>
        </w:rPr>
        <w:t>IMPORTANT</w:t>
      </w:r>
      <w:r w:rsidRPr="00D77A48">
        <w:t xml:space="preserve">: To confirm the skill/knowledge set(s), indicate Yes or No in the column under the applicable employer and on the row of the skill/knowledge set(s). It is acceptable to list more than one employer for a given skill if you gained that </w:t>
      </w:r>
      <w:proofErr w:type="gramStart"/>
      <w:r w:rsidRPr="00D77A48">
        <w:t>particular skill/knowledge</w:t>
      </w:r>
      <w:proofErr w:type="gramEnd"/>
      <w:r w:rsidRPr="00D77A48">
        <w:t xml:space="preserve"> set in more than one position.</w:t>
      </w:r>
    </w:p>
    <w:tbl>
      <w:tblPr>
        <w:tblStyle w:val="TableGrid"/>
        <w:tblW w:w="14436" w:type="dxa"/>
        <w:tblInd w:w="144" w:type="dxa"/>
        <w:tblLayout w:type="fixed"/>
        <w:tblCellMar>
          <w:left w:w="115" w:type="dxa"/>
          <w:right w:w="115" w:type="dxa"/>
        </w:tblCellMar>
        <w:tblLook w:val="04A0" w:firstRow="1" w:lastRow="0" w:firstColumn="1" w:lastColumn="0" w:noHBand="0" w:noVBand="1"/>
      </w:tblPr>
      <w:tblGrid>
        <w:gridCol w:w="3276"/>
        <w:gridCol w:w="2232"/>
        <w:gridCol w:w="2232"/>
        <w:gridCol w:w="2232"/>
        <w:gridCol w:w="2232"/>
        <w:gridCol w:w="2232"/>
      </w:tblGrid>
      <w:tr w:rsidR="00022F78" w:rsidRPr="00D77A48" w14:paraId="0AA72650" w14:textId="77777777" w:rsidTr="00022F78">
        <w:tc>
          <w:tcPr>
            <w:tcW w:w="3276" w:type="dxa"/>
            <w:tcBorders>
              <w:top w:val="nil"/>
              <w:left w:val="nil"/>
            </w:tcBorders>
          </w:tcPr>
          <w:p w14:paraId="02EAC9D9" w14:textId="77777777" w:rsidR="00022F78" w:rsidRPr="00D77A48" w:rsidRDefault="00022F78" w:rsidP="003557A0">
            <w:pPr>
              <w:pStyle w:val="BodySingleCharChar"/>
              <w:rPr>
                <w:b/>
              </w:rPr>
            </w:pPr>
          </w:p>
        </w:tc>
        <w:tc>
          <w:tcPr>
            <w:tcW w:w="2232" w:type="dxa"/>
            <w:shd w:val="clear" w:color="auto" w:fill="BFBFBF" w:themeFill="background1" w:themeFillShade="BF"/>
          </w:tcPr>
          <w:p w14:paraId="044E3E83" w14:textId="77777777" w:rsidR="00022F78" w:rsidRPr="00D77A48" w:rsidRDefault="00022F78" w:rsidP="003557A0">
            <w:pPr>
              <w:pStyle w:val="BodySingleCharChar"/>
              <w:rPr>
                <w:b/>
              </w:rPr>
            </w:pPr>
            <w:r w:rsidRPr="00D77A48">
              <w:rPr>
                <w:b/>
              </w:rPr>
              <w:t>Prior Employer 1</w:t>
            </w:r>
          </w:p>
        </w:tc>
        <w:tc>
          <w:tcPr>
            <w:tcW w:w="2232" w:type="dxa"/>
            <w:shd w:val="clear" w:color="auto" w:fill="BFBFBF" w:themeFill="background1" w:themeFillShade="BF"/>
          </w:tcPr>
          <w:p w14:paraId="48C0CF4E" w14:textId="77777777" w:rsidR="00022F78" w:rsidRPr="00D77A48" w:rsidRDefault="00022F78" w:rsidP="003557A0">
            <w:pPr>
              <w:pStyle w:val="BodySingleCharChar"/>
              <w:rPr>
                <w:b/>
              </w:rPr>
            </w:pPr>
            <w:r w:rsidRPr="00D77A48">
              <w:rPr>
                <w:b/>
              </w:rPr>
              <w:t>Prior Employer 2</w:t>
            </w:r>
          </w:p>
        </w:tc>
        <w:tc>
          <w:tcPr>
            <w:tcW w:w="2232" w:type="dxa"/>
            <w:shd w:val="clear" w:color="auto" w:fill="BFBFBF" w:themeFill="background1" w:themeFillShade="BF"/>
          </w:tcPr>
          <w:p w14:paraId="27DDB826" w14:textId="77777777" w:rsidR="00022F78" w:rsidRPr="00D77A48" w:rsidRDefault="00022F78" w:rsidP="003557A0">
            <w:pPr>
              <w:pStyle w:val="BodySingleCharChar"/>
              <w:rPr>
                <w:b/>
              </w:rPr>
            </w:pPr>
            <w:r w:rsidRPr="00D77A48">
              <w:rPr>
                <w:b/>
              </w:rPr>
              <w:t>Prior Employer 3</w:t>
            </w:r>
          </w:p>
        </w:tc>
        <w:tc>
          <w:tcPr>
            <w:tcW w:w="2232" w:type="dxa"/>
            <w:shd w:val="clear" w:color="auto" w:fill="BFBFBF" w:themeFill="background1" w:themeFillShade="BF"/>
          </w:tcPr>
          <w:p w14:paraId="7FEE45AB" w14:textId="77777777" w:rsidR="00022F78" w:rsidRPr="00D77A48" w:rsidRDefault="00022F78" w:rsidP="003557A0">
            <w:pPr>
              <w:pStyle w:val="BodySingleCharChar"/>
              <w:rPr>
                <w:b/>
              </w:rPr>
            </w:pPr>
            <w:r w:rsidRPr="00D77A48">
              <w:rPr>
                <w:b/>
              </w:rPr>
              <w:t>Prior Employer 4</w:t>
            </w:r>
          </w:p>
        </w:tc>
        <w:tc>
          <w:tcPr>
            <w:tcW w:w="2232" w:type="dxa"/>
            <w:shd w:val="clear" w:color="auto" w:fill="BFBFBF" w:themeFill="background1" w:themeFillShade="BF"/>
          </w:tcPr>
          <w:p w14:paraId="72F3B657" w14:textId="77777777" w:rsidR="00022F78" w:rsidRPr="00D77A48" w:rsidRDefault="00022F78" w:rsidP="003557A0">
            <w:pPr>
              <w:pStyle w:val="BodySingleCharChar"/>
              <w:rPr>
                <w:b/>
              </w:rPr>
            </w:pPr>
            <w:r>
              <w:rPr>
                <w:b/>
              </w:rPr>
              <w:t>Prior Employer 5</w:t>
            </w:r>
          </w:p>
        </w:tc>
      </w:tr>
      <w:tr w:rsidR="00022F78" w:rsidRPr="00D77A48" w14:paraId="7B4A903A" w14:textId="77777777" w:rsidTr="00022F78">
        <w:tc>
          <w:tcPr>
            <w:tcW w:w="3276" w:type="dxa"/>
            <w:shd w:val="clear" w:color="auto" w:fill="BFBFBF" w:themeFill="background1" w:themeFillShade="BF"/>
          </w:tcPr>
          <w:p w14:paraId="49758488" w14:textId="77777777" w:rsidR="00022F78" w:rsidRPr="00D77A48" w:rsidRDefault="00022F78" w:rsidP="00022F78">
            <w:pPr>
              <w:pStyle w:val="BodySingleCharChar"/>
              <w:rPr>
                <w:b/>
              </w:rPr>
            </w:pPr>
            <w:r w:rsidRPr="00D77A48">
              <w:rPr>
                <w:b/>
              </w:rPr>
              <w:t>Employer Name</w:t>
            </w:r>
            <w:r w:rsidRPr="00D77A48">
              <w:rPr>
                <w:b/>
              </w:rPr>
              <w:br/>
            </w:r>
          </w:p>
        </w:tc>
        <w:tc>
          <w:tcPr>
            <w:tcW w:w="2232" w:type="dxa"/>
            <w:shd w:val="clear" w:color="auto" w:fill="BFBFBF" w:themeFill="background1" w:themeFillShade="BF"/>
          </w:tcPr>
          <w:p w14:paraId="3C6A3B76" w14:textId="77777777" w:rsidR="00022F78" w:rsidRPr="00D77A48" w:rsidRDefault="00022F78" w:rsidP="00022F78">
            <w:pPr>
              <w:pStyle w:val="BodySingleCharChar"/>
            </w:pPr>
            <w:r w:rsidRPr="00D77A48">
              <w:t xml:space="preserve">Deloitte &amp; </w:t>
            </w:r>
            <w:proofErr w:type="spellStart"/>
            <w:r w:rsidRPr="00D77A48">
              <w:t>Touche</w:t>
            </w:r>
            <w:proofErr w:type="spellEnd"/>
            <w:r w:rsidRPr="00D77A48">
              <w:t xml:space="preserve"> LLP</w:t>
            </w:r>
          </w:p>
        </w:tc>
        <w:tc>
          <w:tcPr>
            <w:tcW w:w="2232" w:type="dxa"/>
          </w:tcPr>
          <w:p w14:paraId="5277E07A" w14:textId="77777777" w:rsidR="00022F78" w:rsidRPr="00D77A48" w:rsidRDefault="00022F78" w:rsidP="00022F78">
            <w:pPr>
              <w:pStyle w:val="BodySingleCharChar"/>
            </w:pPr>
            <w:r w:rsidRPr="00D77A48">
              <w:t xml:space="preserve">Deloitte &amp; </w:t>
            </w:r>
            <w:proofErr w:type="spellStart"/>
            <w:r w:rsidRPr="00D77A48">
              <w:t>Touche</w:t>
            </w:r>
            <w:proofErr w:type="spellEnd"/>
            <w:r w:rsidRPr="00D77A48">
              <w:t xml:space="preserve"> LLP</w:t>
            </w:r>
          </w:p>
        </w:tc>
        <w:tc>
          <w:tcPr>
            <w:tcW w:w="2232" w:type="dxa"/>
          </w:tcPr>
          <w:p w14:paraId="5BEB9484" w14:textId="77777777" w:rsidR="00022F78" w:rsidRPr="00D77A48" w:rsidRDefault="00022F78" w:rsidP="00022F78">
            <w:pPr>
              <w:pStyle w:val="BodySingleCharChar"/>
            </w:pPr>
            <w:proofErr w:type="spellStart"/>
            <w:r w:rsidRPr="00D77A48">
              <w:t>Quadrus</w:t>
            </w:r>
            <w:proofErr w:type="spellEnd"/>
            <w:r w:rsidRPr="00D77A48">
              <w:t xml:space="preserve"> Medical Technologies, Inc.</w:t>
            </w:r>
          </w:p>
        </w:tc>
        <w:tc>
          <w:tcPr>
            <w:tcW w:w="2232" w:type="dxa"/>
          </w:tcPr>
          <w:p w14:paraId="77AD70E1" w14:textId="77777777" w:rsidR="00022F78" w:rsidRPr="00D77A48" w:rsidDel="005F2F10" w:rsidRDefault="00022F78" w:rsidP="00022F78">
            <w:pPr>
              <w:pStyle w:val="BodySingleCharChar"/>
              <w:rPr>
                <w:b/>
              </w:rPr>
            </w:pPr>
            <w:r w:rsidRPr="00D77A48">
              <w:t xml:space="preserve">Deloitte &amp; </w:t>
            </w:r>
            <w:proofErr w:type="spellStart"/>
            <w:r w:rsidRPr="00D77A48">
              <w:t>Touche</w:t>
            </w:r>
            <w:proofErr w:type="spellEnd"/>
            <w:r w:rsidRPr="00D77A48">
              <w:t xml:space="preserve"> AERS</w:t>
            </w:r>
          </w:p>
        </w:tc>
        <w:tc>
          <w:tcPr>
            <w:tcW w:w="2232" w:type="dxa"/>
          </w:tcPr>
          <w:p w14:paraId="53D05B47" w14:textId="77777777" w:rsidR="00022F78" w:rsidRPr="00D77A48" w:rsidRDefault="00022F78" w:rsidP="00022F78">
            <w:pPr>
              <w:pStyle w:val="BodySingleCharChar"/>
            </w:pPr>
            <w:r w:rsidRPr="00D77A48">
              <w:t>Ernst &amp; Young LLP</w:t>
            </w:r>
          </w:p>
        </w:tc>
      </w:tr>
      <w:tr w:rsidR="00022F78" w:rsidRPr="00D77A48" w:rsidDel="005F2F10" w14:paraId="0CCA38DD" w14:textId="77777777" w:rsidTr="00022F78">
        <w:trPr>
          <w:trHeight w:val="1250"/>
        </w:trPr>
        <w:tc>
          <w:tcPr>
            <w:tcW w:w="3276" w:type="dxa"/>
            <w:shd w:val="clear" w:color="auto" w:fill="BFBFBF" w:themeFill="background1" w:themeFillShade="BF"/>
          </w:tcPr>
          <w:p w14:paraId="768BEE50" w14:textId="77777777" w:rsidR="00022F78" w:rsidRPr="00D77A48" w:rsidRDefault="00022F78" w:rsidP="00022F78">
            <w:pPr>
              <w:pStyle w:val="BodySingleCharChar"/>
              <w:rPr>
                <w:b/>
              </w:rPr>
            </w:pPr>
            <w:r w:rsidRPr="00D77A48">
              <w:rPr>
                <w:b/>
              </w:rPr>
              <w:t>Address</w:t>
            </w:r>
            <w:r w:rsidRPr="00D77A48">
              <w:rPr>
                <w:b/>
              </w:rPr>
              <w:br/>
              <w:t>City, State, Postal Code</w:t>
            </w:r>
          </w:p>
        </w:tc>
        <w:tc>
          <w:tcPr>
            <w:tcW w:w="2232" w:type="dxa"/>
            <w:shd w:val="clear" w:color="auto" w:fill="BFBFBF" w:themeFill="background1" w:themeFillShade="BF"/>
          </w:tcPr>
          <w:p w14:paraId="71426CF8" w14:textId="77777777" w:rsidR="00022F78" w:rsidRPr="00D77A48" w:rsidRDefault="00022F78" w:rsidP="00022F78">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Cs w:val="24"/>
              </w:rPr>
            </w:pPr>
            <w:r w:rsidRPr="00D77A48">
              <w:rPr>
                <w:rFonts w:eastAsiaTheme="minorHAnsi"/>
                <w:szCs w:val="24"/>
              </w:rPr>
              <w:t>6210 Stoneridge Mall Road #250</w:t>
            </w:r>
          </w:p>
          <w:p w14:paraId="1C5B5451" w14:textId="77777777" w:rsidR="00022F78" w:rsidRPr="00D77A48" w:rsidRDefault="00022F78" w:rsidP="00022F78">
            <w:pPr>
              <w:pStyle w:val="BodySingleCharChar"/>
            </w:pPr>
            <w:r w:rsidRPr="00D77A48">
              <w:rPr>
                <w:rFonts w:eastAsiaTheme="minorHAnsi"/>
              </w:rPr>
              <w:t>Pleasanton, California</w:t>
            </w:r>
            <w:r w:rsidRPr="00D77A48">
              <w:t xml:space="preserve"> </w:t>
            </w:r>
            <w:r w:rsidRPr="00D77A48">
              <w:rPr>
                <w:rFonts w:eastAsiaTheme="minorHAnsi"/>
              </w:rPr>
              <w:t>94588</w:t>
            </w:r>
          </w:p>
        </w:tc>
        <w:tc>
          <w:tcPr>
            <w:tcW w:w="2232" w:type="dxa"/>
          </w:tcPr>
          <w:p w14:paraId="76BE6264" w14:textId="77777777" w:rsidR="00022F78" w:rsidRPr="00D77A48" w:rsidRDefault="00022F78" w:rsidP="00022F78">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Cs w:val="24"/>
              </w:rPr>
            </w:pPr>
            <w:commentRangeStart w:id="30"/>
            <w:r w:rsidRPr="00D77A48">
              <w:rPr>
                <w:rFonts w:eastAsiaTheme="minorHAnsi"/>
                <w:szCs w:val="24"/>
              </w:rPr>
              <w:t>6210 Stoneridge Mall Road #250</w:t>
            </w:r>
          </w:p>
          <w:p w14:paraId="00D194A9" w14:textId="77777777" w:rsidR="00022F78" w:rsidRPr="00D77A48" w:rsidRDefault="00022F78" w:rsidP="00022F78">
            <w:pPr>
              <w:pStyle w:val="BodySingleCharChar"/>
            </w:pPr>
            <w:r w:rsidRPr="00D77A48">
              <w:rPr>
                <w:rFonts w:eastAsiaTheme="minorHAnsi"/>
              </w:rPr>
              <w:t>Pleasanton, California</w:t>
            </w:r>
            <w:r w:rsidRPr="00D77A48">
              <w:t xml:space="preserve"> </w:t>
            </w:r>
            <w:r w:rsidRPr="00D77A48">
              <w:rPr>
                <w:rFonts w:eastAsiaTheme="minorHAnsi"/>
              </w:rPr>
              <w:t>94588</w:t>
            </w:r>
            <w:commentRangeEnd w:id="30"/>
            <w:r w:rsidR="00F07D1D">
              <w:rPr>
                <w:rStyle w:val="CommentReference"/>
              </w:rPr>
              <w:commentReference w:id="30"/>
            </w:r>
          </w:p>
        </w:tc>
        <w:tc>
          <w:tcPr>
            <w:tcW w:w="2232" w:type="dxa"/>
          </w:tcPr>
          <w:p w14:paraId="0340D477" w14:textId="77777777" w:rsidR="00022F78" w:rsidRPr="00D77A48" w:rsidRDefault="00022F78" w:rsidP="00022F78">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Cs w:val="24"/>
              </w:rPr>
            </w:pPr>
            <w:r w:rsidRPr="00D77A48">
              <w:rPr>
                <w:rFonts w:eastAsiaTheme="minorHAnsi"/>
                <w:szCs w:val="24"/>
              </w:rPr>
              <w:t>242 West 27th St, #4A</w:t>
            </w:r>
          </w:p>
          <w:p w14:paraId="69238E21" w14:textId="77777777" w:rsidR="00022F78" w:rsidRPr="00D77A48" w:rsidRDefault="00022F78" w:rsidP="00022F78">
            <w:pPr>
              <w:pStyle w:val="BodySingleCharChar"/>
            </w:pPr>
            <w:r w:rsidRPr="00D77A48">
              <w:rPr>
                <w:rFonts w:eastAsiaTheme="minorHAnsi"/>
              </w:rPr>
              <w:t>New York, New York</w:t>
            </w:r>
            <w:r w:rsidRPr="00D77A48">
              <w:t xml:space="preserve"> </w:t>
            </w:r>
            <w:r w:rsidRPr="00D77A48">
              <w:rPr>
                <w:rFonts w:eastAsiaTheme="minorHAnsi"/>
              </w:rPr>
              <w:t>10001</w:t>
            </w:r>
          </w:p>
        </w:tc>
        <w:tc>
          <w:tcPr>
            <w:tcW w:w="2232" w:type="dxa"/>
          </w:tcPr>
          <w:p w14:paraId="14107679" w14:textId="77777777" w:rsidR="00022F78" w:rsidRPr="00022F78" w:rsidRDefault="00022F78" w:rsidP="00022F78">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 w:val="20"/>
                <w:szCs w:val="20"/>
              </w:rPr>
            </w:pPr>
            <w:r w:rsidRPr="00022F78">
              <w:rPr>
                <w:rFonts w:eastAsiaTheme="minorHAnsi"/>
                <w:sz w:val="20"/>
                <w:szCs w:val="20"/>
              </w:rPr>
              <w:t xml:space="preserve">BPTP Crest, Plot No 15, Phase IV, Udyog </w:t>
            </w:r>
            <w:proofErr w:type="spellStart"/>
            <w:r w:rsidRPr="00022F78">
              <w:rPr>
                <w:rFonts w:eastAsiaTheme="minorHAnsi"/>
                <w:sz w:val="20"/>
                <w:szCs w:val="20"/>
              </w:rPr>
              <w:t>Vihar</w:t>
            </w:r>
            <w:proofErr w:type="spellEnd"/>
          </w:p>
          <w:p w14:paraId="569DA917" w14:textId="77777777" w:rsidR="00022F78" w:rsidRPr="00022F78" w:rsidDel="005F2F10" w:rsidRDefault="00022F78" w:rsidP="00022F78">
            <w:pPr>
              <w:pStyle w:val="BodySingleCharChar"/>
              <w:rPr>
                <w:sz w:val="20"/>
                <w:szCs w:val="20"/>
              </w:rPr>
            </w:pPr>
            <w:r w:rsidRPr="00022F78">
              <w:rPr>
                <w:rFonts w:eastAsiaTheme="minorHAnsi"/>
                <w:sz w:val="20"/>
                <w:szCs w:val="20"/>
              </w:rPr>
              <w:t>Gurgaon, Haryana, 122015</w:t>
            </w:r>
            <w:r w:rsidRPr="00022F78">
              <w:rPr>
                <w:sz w:val="20"/>
                <w:szCs w:val="20"/>
              </w:rPr>
              <w:t xml:space="preserve"> </w:t>
            </w:r>
            <w:r w:rsidRPr="00022F78">
              <w:rPr>
                <w:rFonts w:eastAsiaTheme="minorHAnsi"/>
                <w:sz w:val="20"/>
                <w:szCs w:val="20"/>
              </w:rPr>
              <w:t>India</w:t>
            </w:r>
          </w:p>
        </w:tc>
        <w:tc>
          <w:tcPr>
            <w:tcW w:w="2232" w:type="dxa"/>
          </w:tcPr>
          <w:p w14:paraId="796CCCD7" w14:textId="77777777" w:rsidR="00022F78" w:rsidRPr="00022F78" w:rsidRDefault="00022F78" w:rsidP="00022F78">
            <w:pPr>
              <w:tabs>
                <w:tab w:val="left" w:pos="324"/>
                <w:tab w:val="left" w:pos="648"/>
                <w:tab w:val="left" w:pos="972"/>
                <w:tab w:val="left" w:pos="1296"/>
                <w:tab w:val="left" w:pos="1620"/>
                <w:tab w:val="left" w:pos="1944"/>
                <w:tab w:val="left" w:pos="2268"/>
                <w:tab w:val="left" w:pos="2592"/>
                <w:tab w:val="left" w:pos="2916"/>
                <w:tab w:val="left" w:pos="3240"/>
                <w:tab w:val="left" w:pos="3564"/>
                <w:tab w:val="left" w:pos="3888"/>
                <w:tab w:val="left" w:pos="4212"/>
                <w:tab w:val="left" w:pos="4536"/>
                <w:tab w:val="left" w:pos="4860"/>
                <w:tab w:val="left" w:pos="5184"/>
                <w:tab w:val="left" w:pos="5508"/>
                <w:tab w:val="left" w:pos="5832"/>
                <w:tab w:val="left" w:pos="6156"/>
                <w:tab w:val="left" w:pos="6480"/>
                <w:tab w:val="left" w:pos="6804"/>
                <w:tab w:val="left" w:pos="7128"/>
                <w:tab w:val="left" w:pos="7452"/>
                <w:tab w:val="left" w:pos="7776"/>
                <w:tab w:val="left" w:pos="8100"/>
                <w:tab w:val="left" w:pos="8424"/>
                <w:tab w:val="left" w:pos="8748"/>
                <w:tab w:val="left" w:pos="9072"/>
                <w:tab w:val="left" w:pos="9396"/>
                <w:tab w:val="left" w:pos="9720"/>
                <w:tab w:val="left" w:pos="10044"/>
                <w:tab w:val="left" w:pos="10368"/>
              </w:tabs>
              <w:autoSpaceDE w:val="0"/>
              <w:autoSpaceDN w:val="0"/>
              <w:adjustRightInd w:val="0"/>
              <w:rPr>
                <w:rFonts w:eastAsiaTheme="minorHAnsi"/>
                <w:sz w:val="20"/>
                <w:szCs w:val="20"/>
              </w:rPr>
            </w:pPr>
            <w:commentRangeStart w:id="31"/>
            <w:r w:rsidRPr="00022F78">
              <w:rPr>
                <w:rFonts w:eastAsiaTheme="minorHAnsi"/>
                <w:sz w:val="20"/>
                <w:szCs w:val="20"/>
              </w:rPr>
              <w:t xml:space="preserve">The Oval Office, Gate #5, </w:t>
            </w:r>
            <w:proofErr w:type="spellStart"/>
            <w:r w:rsidRPr="00022F78">
              <w:rPr>
                <w:rFonts w:eastAsiaTheme="minorHAnsi"/>
                <w:sz w:val="20"/>
                <w:szCs w:val="20"/>
              </w:rPr>
              <w:t>iLabs</w:t>
            </w:r>
            <w:proofErr w:type="spellEnd"/>
            <w:r w:rsidRPr="00022F78">
              <w:rPr>
                <w:rFonts w:eastAsiaTheme="minorHAnsi"/>
                <w:sz w:val="20"/>
                <w:szCs w:val="20"/>
              </w:rPr>
              <w:t xml:space="preserve"> Centre, Madhapur</w:t>
            </w:r>
          </w:p>
          <w:p w14:paraId="5DFB4D1D" w14:textId="77777777" w:rsidR="00022F78" w:rsidRPr="00022F78" w:rsidRDefault="00022F78" w:rsidP="00022F78">
            <w:pPr>
              <w:pStyle w:val="BodySingleCharChar"/>
              <w:rPr>
                <w:sz w:val="20"/>
                <w:szCs w:val="20"/>
              </w:rPr>
            </w:pPr>
            <w:r w:rsidRPr="00022F78">
              <w:rPr>
                <w:rFonts w:eastAsiaTheme="minorHAnsi"/>
                <w:sz w:val="20"/>
                <w:szCs w:val="20"/>
              </w:rPr>
              <w:t>Hyderabad, Telangana, 500081</w:t>
            </w:r>
            <w:r w:rsidRPr="00022F78">
              <w:rPr>
                <w:sz w:val="20"/>
                <w:szCs w:val="20"/>
              </w:rPr>
              <w:t xml:space="preserve"> </w:t>
            </w:r>
            <w:r w:rsidRPr="00022F78">
              <w:rPr>
                <w:rFonts w:eastAsiaTheme="minorHAnsi"/>
                <w:sz w:val="20"/>
                <w:szCs w:val="20"/>
              </w:rPr>
              <w:t>India</w:t>
            </w:r>
            <w:commentRangeEnd w:id="31"/>
            <w:r w:rsidR="00F07D1D">
              <w:rPr>
                <w:rStyle w:val="CommentReference"/>
              </w:rPr>
              <w:commentReference w:id="31"/>
            </w:r>
          </w:p>
        </w:tc>
      </w:tr>
      <w:tr w:rsidR="00022F78" w:rsidRPr="00D77A48" w14:paraId="637D7F47" w14:textId="77777777" w:rsidTr="00022F78">
        <w:trPr>
          <w:trHeight w:val="665"/>
        </w:trPr>
        <w:tc>
          <w:tcPr>
            <w:tcW w:w="3276" w:type="dxa"/>
            <w:shd w:val="clear" w:color="auto" w:fill="BFBFBF" w:themeFill="background1" w:themeFillShade="BF"/>
          </w:tcPr>
          <w:p w14:paraId="44F43C45" w14:textId="77777777" w:rsidR="00022F78" w:rsidRPr="00D77A48" w:rsidRDefault="00022F78" w:rsidP="00022F78">
            <w:pPr>
              <w:pStyle w:val="BodySingleCharChar"/>
              <w:rPr>
                <w:b/>
              </w:rPr>
            </w:pPr>
            <w:r w:rsidRPr="00D77A48">
              <w:rPr>
                <w:b/>
              </w:rPr>
              <w:t>Job Title</w:t>
            </w:r>
          </w:p>
          <w:p w14:paraId="68B8EF91" w14:textId="77777777" w:rsidR="00022F78" w:rsidRPr="00D77A48" w:rsidRDefault="00022F78" w:rsidP="00022F78">
            <w:pPr>
              <w:pStyle w:val="BodySingleCharChar"/>
              <w:rPr>
                <w:b/>
              </w:rPr>
            </w:pPr>
          </w:p>
        </w:tc>
        <w:tc>
          <w:tcPr>
            <w:tcW w:w="2232" w:type="dxa"/>
            <w:shd w:val="clear" w:color="auto" w:fill="BFBFBF" w:themeFill="background1" w:themeFillShade="BF"/>
          </w:tcPr>
          <w:p w14:paraId="19CB78FA" w14:textId="77777777" w:rsidR="00022F78" w:rsidRPr="00D77A48" w:rsidRDefault="00022F78" w:rsidP="00022F78">
            <w:pPr>
              <w:pStyle w:val="BodySingleCharChar"/>
            </w:pPr>
            <w:r w:rsidRPr="00D77A48">
              <w:t>Advisory Senior Consultant</w:t>
            </w:r>
          </w:p>
        </w:tc>
        <w:tc>
          <w:tcPr>
            <w:tcW w:w="2232" w:type="dxa"/>
          </w:tcPr>
          <w:p w14:paraId="2DECC67E" w14:textId="77777777" w:rsidR="00022F78" w:rsidRPr="00D77A48" w:rsidRDefault="00022F78" w:rsidP="00022F78">
            <w:pPr>
              <w:pStyle w:val="BodySingleCharChar"/>
            </w:pPr>
            <w:r w:rsidRPr="00D77A48">
              <w:t>Advisory Consultant</w:t>
            </w:r>
          </w:p>
        </w:tc>
        <w:tc>
          <w:tcPr>
            <w:tcW w:w="2232" w:type="dxa"/>
          </w:tcPr>
          <w:p w14:paraId="6F87A809" w14:textId="77777777" w:rsidR="00022F78" w:rsidRPr="00D77A48" w:rsidRDefault="00022F78" w:rsidP="00022F78">
            <w:pPr>
              <w:pStyle w:val="BodySingleCharChar"/>
            </w:pPr>
            <w:r w:rsidRPr="00D77A48">
              <w:t>Database Scientist Intern</w:t>
            </w:r>
          </w:p>
        </w:tc>
        <w:tc>
          <w:tcPr>
            <w:tcW w:w="2232" w:type="dxa"/>
          </w:tcPr>
          <w:p w14:paraId="4246606C" w14:textId="77777777" w:rsidR="00022F78" w:rsidRPr="00D77A48" w:rsidRDefault="00022F78" w:rsidP="00022F78">
            <w:pPr>
              <w:pStyle w:val="BodySingleCharChar"/>
            </w:pPr>
            <w:r w:rsidRPr="00D77A48">
              <w:t>Associate Solution Advisor</w:t>
            </w:r>
          </w:p>
        </w:tc>
        <w:tc>
          <w:tcPr>
            <w:tcW w:w="2232" w:type="dxa"/>
          </w:tcPr>
          <w:p w14:paraId="20EDF284" w14:textId="77777777" w:rsidR="00022F78" w:rsidRPr="00D77A48" w:rsidRDefault="00022F78" w:rsidP="00022F78">
            <w:pPr>
              <w:pStyle w:val="BodySingleCharChar"/>
            </w:pPr>
            <w:r w:rsidRPr="00D77A48">
              <w:t>Analyst</w:t>
            </w:r>
          </w:p>
        </w:tc>
      </w:tr>
      <w:tr w:rsidR="00022F78" w:rsidRPr="00D77A48" w14:paraId="30228044" w14:textId="77777777" w:rsidTr="00022F78">
        <w:trPr>
          <w:trHeight w:val="665"/>
        </w:trPr>
        <w:tc>
          <w:tcPr>
            <w:tcW w:w="3276" w:type="dxa"/>
            <w:shd w:val="clear" w:color="auto" w:fill="BFBFBF" w:themeFill="background1" w:themeFillShade="BF"/>
          </w:tcPr>
          <w:p w14:paraId="6088B204" w14:textId="77777777" w:rsidR="00022F78" w:rsidRPr="00D77A48" w:rsidRDefault="00022F78" w:rsidP="00022F78">
            <w:pPr>
              <w:pStyle w:val="BodySingleCharChar"/>
              <w:rPr>
                <w:b/>
              </w:rPr>
            </w:pPr>
            <w:r w:rsidRPr="00D77A48">
              <w:rPr>
                <w:b/>
              </w:rPr>
              <w:t>Dates of Employment</w:t>
            </w:r>
          </w:p>
          <w:p w14:paraId="77221A84" w14:textId="77777777" w:rsidR="00022F78" w:rsidRPr="00D77A48" w:rsidRDefault="00022F78" w:rsidP="00022F78">
            <w:pPr>
              <w:pStyle w:val="BodySingleCharChar"/>
              <w:rPr>
                <w:b/>
              </w:rPr>
            </w:pPr>
          </w:p>
        </w:tc>
        <w:tc>
          <w:tcPr>
            <w:tcW w:w="2232" w:type="dxa"/>
            <w:shd w:val="clear" w:color="auto" w:fill="BFBFBF" w:themeFill="background1" w:themeFillShade="BF"/>
          </w:tcPr>
          <w:p w14:paraId="72603CB3" w14:textId="77777777" w:rsidR="00022F78" w:rsidRPr="00D77A48" w:rsidRDefault="00022F78" w:rsidP="00022F78">
            <w:pPr>
              <w:pStyle w:val="BodySingleCharChar"/>
            </w:pPr>
            <w:r w:rsidRPr="00D77A48">
              <w:t>5/30/2021 - present</w:t>
            </w:r>
          </w:p>
        </w:tc>
        <w:tc>
          <w:tcPr>
            <w:tcW w:w="2232" w:type="dxa"/>
          </w:tcPr>
          <w:p w14:paraId="71059DE1" w14:textId="77777777" w:rsidR="00022F78" w:rsidRPr="00D77A48" w:rsidRDefault="00022F78" w:rsidP="00022F78">
            <w:pPr>
              <w:pStyle w:val="BodySingleCharChar"/>
            </w:pPr>
            <w:r w:rsidRPr="00D77A48">
              <w:t>9/15/2019 - 5/29/2021</w:t>
            </w:r>
          </w:p>
        </w:tc>
        <w:tc>
          <w:tcPr>
            <w:tcW w:w="2232" w:type="dxa"/>
          </w:tcPr>
          <w:p w14:paraId="7F86AE81" w14:textId="77777777" w:rsidR="00022F78" w:rsidRPr="00D77A48" w:rsidRDefault="00022F78" w:rsidP="00022F78">
            <w:pPr>
              <w:pStyle w:val="BodySingleCharChar"/>
            </w:pPr>
            <w:r w:rsidRPr="00D77A48">
              <w:t>6/13/2019 - 8/16/2019</w:t>
            </w:r>
          </w:p>
        </w:tc>
        <w:tc>
          <w:tcPr>
            <w:tcW w:w="2232" w:type="dxa"/>
          </w:tcPr>
          <w:p w14:paraId="6CE18F1C" w14:textId="77777777" w:rsidR="00022F78" w:rsidRPr="00D77A48" w:rsidRDefault="00022F78" w:rsidP="00022F78">
            <w:pPr>
              <w:pStyle w:val="BodySingleCharChar"/>
            </w:pPr>
            <w:r w:rsidRPr="00D77A48">
              <w:t>6/05/2017 - 4/06/2018</w:t>
            </w:r>
          </w:p>
        </w:tc>
        <w:tc>
          <w:tcPr>
            <w:tcW w:w="2232" w:type="dxa"/>
          </w:tcPr>
          <w:p w14:paraId="243C15F1" w14:textId="77777777" w:rsidR="00022F78" w:rsidRPr="00D77A48" w:rsidRDefault="00022F78" w:rsidP="00022F78">
            <w:pPr>
              <w:pStyle w:val="BodySingleCharChar"/>
            </w:pPr>
            <w:r w:rsidRPr="00D77A48">
              <w:t>10/26/2015 - 5/08/2017</w:t>
            </w:r>
          </w:p>
        </w:tc>
      </w:tr>
      <w:tr w:rsidR="00022F78" w:rsidRPr="00D77A48" w14:paraId="345C7243" w14:textId="77777777" w:rsidTr="00022F78">
        <w:trPr>
          <w:trHeight w:val="647"/>
        </w:trPr>
        <w:tc>
          <w:tcPr>
            <w:tcW w:w="3276" w:type="dxa"/>
            <w:shd w:val="clear" w:color="auto" w:fill="BFBFBF" w:themeFill="background1" w:themeFillShade="BF"/>
          </w:tcPr>
          <w:p w14:paraId="369F6FA5" w14:textId="77777777" w:rsidR="00022F78" w:rsidRPr="00D77A48" w:rsidRDefault="00022F78" w:rsidP="00022F78">
            <w:pPr>
              <w:pStyle w:val="BodySingleCharChar"/>
              <w:rPr>
                <w:b/>
              </w:rPr>
            </w:pPr>
            <w:r w:rsidRPr="00D77A48">
              <w:rPr>
                <w:b/>
              </w:rPr>
              <w:t>Duration of Employment Experience</w:t>
            </w:r>
          </w:p>
        </w:tc>
        <w:tc>
          <w:tcPr>
            <w:tcW w:w="2232" w:type="dxa"/>
            <w:shd w:val="clear" w:color="auto" w:fill="BFBFBF" w:themeFill="background1" w:themeFillShade="BF"/>
          </w:tcPr>
          <w:p w14:paraId="1D8AD699" w14:textId="77777777" w:rsidR="00022F78" w:rsidRPr="00D77A48" w:rsidRDefault="00022F78" w:rsidP="00022F78">
            <w:pPr>
              <w:pStyle w:val="BodySingleCharChar"/>
            </w:pPr>
          </w:p>
        </w:tc>
        <w:tc>
          <w:tcPr>
            <w:tcW w:w="2232" w:type="dxa"/>
          </w:tcPr>
          <w:p w14:paraId="72577442" w14:textId="77777777" w:rsidR="00022F78" w:rsidRPr="00D77A48" w:rsidRDefault="00022F78" w:rsidP="00022F78">
            <w:pPr>
              <w:pStyle w:val="BodySingleCharChar"/>
            </w:pPr>
            <w:r w:rsidRPr="00022F78">
              <w:t>1 year, 8 months, 15 days</w:t>
            </w:r>
          </w:p>
        </w:tc>
        <w:tc>
          <w:tcPr>
            <w:tcW w:w="2232" w:type="dxa"/>
          </w:tcPr>
          <w:p w14:paraId="20140F86" w14:textId="77777777" w:rsidR="00022F78" w:rsidRPr="00D77A48" w:rsidRDefault="00022F78" w:rsidP="00022F78">
            <w:pPr>
              <w:pStyle w:val="BodySingleCharChar"/>
            </w:pPr>
            <w:r w:rsidRPr="00D77A48">
              <w:t>2 months</w:t>
            </w:r>
            <w:r>
              <w:t>, 4</w:t>
            </w:r>
            <w:r w:rsidRPr="00D77A48">
              <w:t xml:space="preserve"> days</w:t>
            </w:r>
          </w:p>
        </w:tc>
        <w:tc>
          <w:tcPr>
            <w:tcW w:w="2232" w:type="dxa"/>
          </w:tcPr>
          <w:p w14:paraId="3CA451C9" w14:textId="77777777" w:rsidR="00022F78" w:rsidRPr="00D77A48" w:rsidRDefault="00022F78" w:rsidP="00022F78">
            <w:pPr>
              <w:pStyle w:val="BodySingleCharChar"/>
            </w:pPr>
            <w:r w:rsidRPr="00D77A48">
              <w:t>10 months</w:t>
            </w:r>
            <w:r>
              <w:t>, 2</w:t>
            </w:r>
            <w:r w:rsidRPr="00D77A48">
              <w:t xml:space="preserve"> day</w:t>
            </w:r>
            <w:r>
              <w:t>s</w:t>
            </w:r>
          </w:p>
        </w:tc>
        <w:tc>
          <w:tcPr>
            <w:tcW w:w="2232" w:type="dxa"/>
          </w:tcPr>
          <w:p w14:paraId="06E25827" w14:textId="77777777" w:rsidR="00022F78" w:rsidRPr="00D77A48" w:rsidRDefault="00022F78" w:rsidP="00022F78">
            <w:pPr>
              <w:pStyle w:val="BodySingleCharChar"/>
            </w:pPr>
            <w:r w:rsidRPr="00D77A48">
              <w:t>1 year</w:t>
            </w:r>
            <w:r>
              <w:t>,</w:t>
            </w:r>
            <w:r w:rsidRPr="00D77A48">
              <w:t xml:space="preserve"> 6 months</w:t>
            </w:r>
            <w:r>
              <w:t>,</w:t>
            </w:r>
            <w:r w:rsidRPr="00D77A48">
              <w:t xml:space="preserve"> 1</w:t>
            </w:r>
            <w:r>
              <w:t>3</w:t>
            </w:r>
            <w:r w:rsidRPr="00D77A48">
              <w:t xml:space="preserve"> days</w:t>
            </w:r>
          </w:p>
        </w:tc>
      </w:tr>
      <w:tr w:rsidR="00022F78" w:rsidRPr="00D77A48" w14:paraId="40F3C3CB" w14:textId="77777777" w:rsidTr="00022F78">
        <w:tblPrEx>
          <w:shd w:val="clear" w:color="auto" w:fill="C6D9F1" w:themeFill="text2" w:themeFillTint="33"/>
        </w:tblPrEx>
        <w:trPr>
          <w:trHeight w:val="512"/>
        </w:trPr>
        <w:tc>
          <w:tcPr>
            <w:tcW w:w="14436" w:type="dxa"/>
            <w:gridSpan w:val="6"/>
            <w:tcBorders>
              <w:right w:val="nil"/>
            </w:tcBorders>
            <w:shd w:val="clear" w:color="auto" w:fill="C6D9F1" w:themeFill="text2" w:themeFillTint="33"/>
            <w:hideMark/>
          </w:tcPr>
          <w:p w14:paraId="5998409E" w14:textId="77777777" w:rsidR="00022F78" w:rsidRPr="00D77A48" w:rsidRDefault="00022F78" w:rsidP="00022F78">
            <w:pPr>
              <w:pStyle w:val="BodySingleCharChar"/>
            </w:pPr>
            <w:r w:rsidRPr="00D77A48">
              <w:rPr>
                <w:b/>
              </w:rPr>
              <w:t>INDICATE YES OR NO FOR EACH SKILL PER EMPLOYER</w:t>
            </w:r>
          </w:p>
        </w:tc>
      </w:tr>
      <w:tr w:rsidR="00022F78" w:rsidRPr="00D77A48" w14:paraId="4F1A4605" w14:textId="77777777" w:rsidTr="00022F78">
        <w:tblPrEx>
          <w:shd w:val="clear" w:color="auto" w:fill="C6D9F1" w:themeFill="text2" w:themeFillTint="33"/>
        </w:tblPrEx>
        <w:tc>
          <w:tcPr>
            <w:tcW w:w="3276" w:type="dxa"/>
            <w:shd w:val="clear" w:color="auto" w:fill="BFBFBF" w:themeFill="background1" w:themeFillShade="BF"/>
          </w:tcPr>
          <w:p w14:paraId="62AB06C7" w14:textId="77777777" w:rsidR="00022F78" w:rsidRPr="00D77A48" w:rsidRDefault="00022F78" w:rsidP="00022F78">
            <w:pPr>
              <w:pStyle w:val="BodySingleCharChar"/>
              <w:rPr>
                <w:b/>
              </w:rPr>
            </w:pPr>
            <w:r w:rsidRPr="00D77A48">
              <w:rPr>
                <w:b/>
              </w:rPr>
              <w:t xml:space="preserve">internal controls and accounting experience (Must </w:t>
            </w:r>
            <w:r w:rsidRPr="00D77A48">
              <w:rPr>
                <w:b/>
              </w:rPr>
              <w:lastRenderedPageBreak/>
              <w:t xml:space="preserve">total </w:t>
            </w:r>
            <w:r>
              <w:rPr>
                <w:b/>
              </w:rPr>
              <w:t>e</w:t>
            </w:r>
            <w:r w:rsidRPr="00D77A48">
              <w:rPr>
                <w:b/>
              </w:rPr>
              <w:t xml:space="preserve">ighteen months </w:t>
            </w:r>
            <w:r>
              <w:rPr>
                <w:b/>
              </w:rPr>
              <w:t xml:space="preserve">of </w:t>
            </w:r>
            <w:r w:rsidRPr="00D77A48">
              <w:rPr>
                <w:b/>
              </w:rPr>
              <w:t>experience)</w:t>
            </w:r>
          </w:p>
        </w:tc>
        <w:tc>
          <w:tcPr>
            <w:tcW w:w="2232" w:type="dxa"/>
            <w:shd w:val="clear" w:color="auto" w:fill="auto"/>
          </w:tcPr>
          <w:p w14:paraId="562FFDCC" w14:textId="6687AF2B" w:rsidR="00022F78" w:rsidRPr="00D77A48" w:rsidRDefault="00F84CEF" w:rsidP="00022F78">
            <w:pPr>
              <w:pStyle w:val="BodySingleCharChar"/>
            </w:pPr>
            <w:ins w:id="32" w:author="Himanshu Malik (Open)" w:date="2022-02-02T14:53:00Z">
              <w:r>
                <w:lastRenderedPageBreak/>
                <w:t>Yes</w:t>
              </w:r>
            </w:ins>
          </w:p>
        </w:tc>
        <w:tc>
          <w:tcPr>
            <w:tcW w:w="2232" w:type="dxa"/>
            <w:shd w:val="clear" w:color="auto" w:fill="auto"/>
          </w:tcPr>
          <w:p w14:paraId="0A285E78" w14:textId="5CB19ED0" w:rsidR="00022F78" w:rsidRPr="00D77A48" w:rsidRDefault="00F84CEF" w:rsidP="00022F78">
            <w:pPr>
              <w:pStyle w:val="BodySingleCharChar"/>
            </w:pPr>
            <w:ins w:id="33" w:author="Himanshu Malik (Open)" w:date="2022-02-02T14:53:00Z">
              <w:r>
                <w:t>Yes</w:t>
              </w:r>
            </w:ins>
          </w:p>
        </w:tc>
        <w:tc>
          <w:tcPr>
            <w:tcW w:w="2232" w:type="dxa"/>
            <w:shd w:val="clear" w:color="auto" w:fill="auto"/>
          </w:tcPr>
          <w:p w14:paraId="49BCCF86" w14:textId="50F29D8F" w:rsidR="00022F78" w:rsidRPr="00D77A48" w:rsidRDefault="00F84CEF" w:rsidP="00022F78">
            <w:pPr>
              <w:pStyle w:val="BodySingleCharChar"/>
            </w:pPr>
            <w:ins w:id="34" w:author="Himanshu Malik (Open)" w:date="2022-02-02T14:53:00Z">
              <w:r>
                <w:t>No</w:t>
              </w:r>
            </w:ins>
          </w:p>
        </w:tc>
        <w:tc>
          <w:tcPr>
            <w:tcW w:w="2232" w:type="dxa"/>
            <w:shd w:val="clear" w:color="auto" w:fill="auto"/>
          </w:tcPr>
          <w:p w14:paraId="6B722EC7" w14:textId="1C090E50" w:rsidR="00022F78" w:rsidRPr="00D77A48" w:rsidRDefault="00F84CEF" w:rsidP="00022F78">
            <w:pPr>
              <w:pStyle w:val="BodySingleCharChar"/>
            </w:pPr>
            <w:ins w:id="35" w:author="Himanshu Malik (Open)" w:date="2022-02-02T14:53:00Z">
              <w:r>
                <w:t>Yes</w:t>
              </w:r>
            </w:ins>
          </w:p>
        </w:tc>
        <w:tc>
          <w:tcPr>
            <w:tcW w:w="2232" w:type="dxa"/>
          </w:tcPr>
          <w:p w14:paraId="1679861A" w14:textId="3D152053" w:rsidR="00022F78" w:rsidRPr="00D77A48" w:rsidRDefault="00F84CEF" w:rsidP="00022F78">
            <w:pPr>
              <w:pStyle w:val="BodySingleCharChar"/>
            </w:pPr>
            <w:ins w:id="36" w:author="Himanshu Malik (Open)" w:date="2022-02-02T14:53:00Z">
              <w:r>
                <w:t>Yes</w:t>
              </w:r>
            </w:ins>
          </w:p>
        </w:tc>
      </w:tr>
      <w:tr w:rsidR="00022F78" w:rsidRPr="00D77A48" w14:paraId="3044776E" w14:textId="77777777" w:rsidTr="00022F78">
        <w:tc>
          <w:tcPr>
            <w:tcW w:w="3276" w:type="dxa"/>
            <w:shd w:val="clear" w:color="auto" w:fill="BFBFBF" w:themeFill="background1" w:themeFillShade="BF"/>
          </w:tcPr>
          <w:p w14:paraId="3DFD1EF5" w14:textId="77777777" w:rsidR="00022F78" w:rsidRPr="00D77A48" w:rsidRDefault="00022F78" w:rsidP="00022F78">
            <w:pPr>
              <w:pStyle w:val="BodySingleCharChar"/>
              <w:rPr>
                <w:b/>
              </w:rPr>
            </w:pPr>
            <w:r w:rsidRPr="00D77A48">
              <w:rPr>
                <w:b/>
              </w:rPr>
              <w:t>assessing clients' Information Technology (IT) environments and risk management approaches by executing internal and external IT SOX Audits and SOC 1 (SSAE 18) reporting engagements</w:t>
            </w:r>
          </w:p>
        </w:tc>
        <w:tc>
          <w:tcPr>
            <w:tcW w:w="2232" w:type="dxa"/>
          </w:tcPr>
          <w:p w14:paraId="3299817C" w14:textId="5A0DF1CC" w:rsidR="00022F78" w:rsidRPr="00D77A48" w:rsidRDefault="00F84CEF" w:rsidP="00022F78">
            <w:pPr>
              <w:pStyle w:val="BodySingleCharChar"/>
            </w:pPr>
            <w:ins w:id="37" w:author="Himanshu Malik (Open)" w:date="2022-02-02T14:54:00Z">
              <w:r>
                <w:t>Yes</w:t>
              </w:r>
            </w:ins>
          </w:p>
        </w:tc>
        <w:tc>
          <w:tcPr>
            <w:tcW w:w="2232" w:type="dxa"/>
          </w:tcPr>
          <w:p w14:paraId="46093BC7" w14:textId="4C5A4D8F" w:rsidR="00022F78" w:rsidRPr="00D77A48" w:rsidRDefault="00F84CEF" w:rsidP="00022F78">
            <w:pPr>
              <w:pStyle w:val="BodySingleCharChar"/>
            </w:pPr>
            <w:ins w:id="38" w:author="Himanshu Malik (Open)" w:date="2022-02-02T14:54:00Z">
              <w:r>
                <w:t>Yes</w:t>
              </w:r>
            </w:ins>
          </w:p>
        </w:tc>
        <w:tc>
          <w:tcPr>
            <w:tcW w:w="2232" w:type="dxa"/>
          </w:tcPr>
          <w:p w14:paraId="6B4710F0" w14:textId="1FD10112" w:rsidR="00022F78" w:rsidRPr="00D77A48" w:rsidRDefault="00F84CEF" w:rsidP="00022F78">
            <w:pPr>
              <w:pStyle w:val="BodySingleCharChar"/>
            </w:pPr>
            <w:ins w:id="39" w:author="Himanshu Malik (Open)" w:date="2022-02-02T14:54:00Z">
              <w:r>
                <w:t>No</w:t>
              </w:r>
            </w:ins>
          </w:p>
        </w:tc>
        <w:tc>
          <w:tcPr>
            <w:tcW w:w="2232" w:type="dxa"/>
          </w:tcPr>
          <w:p w14:paraId="2061CA9D" w14:textId="1D677E58" w:rsidR="00022F78" w:rsidRPr="00D77A48" w:rsidRDefault="00F84CEF" w:rsidP="00022F78">
            <w:pPr>
              <w:pStyle w:val="BodySingleCharChar"/>
            </w:pPr>
            <w:ins w:id="40" w:author="Himanshu Malik (Open)" w:date="2022-02-02T14:54:00Z">
              <w:r>
                <w:t>Yes</w:t>
              </w:r>
            </w:ins>
          </w:p>
        </w:tc>
        <w:tc>
          <w:tcPr>
            <w:tcW w:w="2232" w:type="dxa"/>
          </w:tcPr>
          <w:p w14:paraId="62A6B396" w14:textId="3A12A8E8" w:rsidR="00022F78" w:rsidRPr="00D77A48" w:rsidRDefault="00F84CEF" w:rsidP="00022F78">
            <w:pPr>
              <w:pStyle w:val="BodySingleCharChar"/>
            </w:pPr>
            <w:ins w:id="41" w:author="Himanshu Malik (Open)" w:date="2022-02-02T14:54:00Z">
              <w:r>
                <w:t>Yes</w:t>
              </w:r>
            </w:ins>
          </w:p>
        </w:tc>
      </w:tr>
      <w:tr w:rsidR="00022F78" w:rsidRPr="00D77A48" w14:paraId="2331348B" w14:textId="77777777" w:rsidTr="00022F78">
        <w:tc>
          <w:tcPr>
            <w:tcW w:w="3276" w:type="dxa"/>
            <w:shd w:val="clear" w:color="auto" w:fill="BFBFBF" w:themeFill="background1" w:themeFillShade="BF"/>
          </w:tcPr>
          <w:p w14:paraId="4DA68D0E" w14:textId="77777777" w:rsidR="00022F78" w:rsidRPr="00D77A48" w:rsidRDefault="00022F78" w:rsidP="00022F78">
            <w:pPr>
              <w:pStyle w:val="BodySingleCharChar"/>
              <w:rPr>
                <w:b/>
              </w:rPr>
            </w:pPr>
            <w:r w:rsidRPr="00D77A48">
              <w:rPr>
                <w:b/>
              </w:rPr>
              <w:t>performing IT General Controls (ITGC) testing and identifying inefficiencies and control gaps in the areas of access Security, change management, data center, network, and operations</w:t>
            </w:r>
          </w:p>
        </w:tc>
        <w:tc>
          <w:tcPr>
            <w:tcW w:w="2232" w:type="dxa"/>
          </w:tcPr>
          <w:p w14:paraId="097E209D" w14:textId="37D4B6BC" w:rsidR="00022F78" w:rsidRPr="00D77A48" w:rsidRDefault="00F84CEF" w:rsidP="00022F78">
            <w:pPr>
              <w:pStyle w:val="BodySingleCharChar"/>
            </w:pPr>
            <w:ins w:id="42" w:author="Himanshu Malik (Open)" w:date="2022-02-02T14:54:00Z">
              <w:r>
                <w:t>Yes</w:t>
              </w:r>
            </w:ins>
          </w:p>
        </w:tc>
        <w:tc>
          <w:tcPr>
            <w:tcW w:w="2232" w:type="dxa"/>
          </w:tcPr>
          <w:p w14:paraId="46B5E84C" w14:textId="7F893906" w:rsidR="00022F78" w:rsidRPr="00D77A48" w:rsidRDefault="00F84CEF" w:rsidP="00022F78">
            <w:pPr>
              <w:pStyle w:val="BodySingleCharChar"/>
            </w:pPr>
            <w:ins w:id="43" w:author="Himanshu Malik (Open)" w:date="2022-02-02T14:54:00Z">
              <w:r>
                <w:t>Yes</w:t>
              </w:r>
            </w:ins>
          </w:p>
        </w:tc>
        <w:tc>
          <w:tcPr>
            <w:tcW w:w="2232" w:type="dxa"/>
          </w:tcPr>
          <w:p w14:paraId="4B9D8D77" w14:textId="78722C85" w:rsidR="00022F78" w:rsidRPr="00D77A48" w:rsidRDefault="00F84CEF" w:rsidP="00022F78">
            <w:pPr>
              <w:pStyle w:val="BodySingleCharChar"/>
            </w:pPr>
            <w:ins w:id="44" w:author="Himanshu Malik (Open)" w:date="2022-02-02T14:54:00Z">
              <w:r>
                <w:t>No</w:t>
              </w:r>
            </w:ins>
          </w:p>
        </w:tc>
        <w:tc>
          <w:tcPr>
            <w:tcW w:w="2232" w:type="dxa"/>
          </w:tcPr>
          <w:p w14:paraId="7648F09C" w14:textId="51C2BD26" w:rsidR="00022F78" w:rsidRPr="00D77A48" w:rsidRDefault="00F84CEF" w:rsidP="00022F78">
            <w:pPr>
              <w:pStyle w:val="BodySingleCharChar"/>
            </w:pPr>
            <w:ins w:id="45" w:author="Himanshu Malik (Open)" w:date="2022-02-02T14:54:00Z">
              <w:r>
                <w:t>Yes</w:t>
              </w:r>
            </w:ins>
          </w:p>
        </w:tc>
        <w:tc>
          <w:tcPr>
            <w:tcW w:w="2232" w:type="dxa"/>
          </w:tcPr>
          <w:p w14:paraId="67437D77" w14:textId="1B996FF5" w:rsidR="00022F78" w:rsidRPr="00D77A48" w:rsidRDefault="00F84CEF" w:rsidP="00022F78">
            <w:pPr>
              <w:pStyle w:val="BodySingleCharChar"/>
            </w:pPr>
            <w:ins w:id="46" w:author="Himanshu Malik (Open)" w:date="2022-02-02T14:54:00Z">
              <w:r>
                <w:t>Yes</w:t>
              </w:r>
            </w:ins>
          </w:p>
        </w:tc>
      </w:tr>
      <w:tr w:rsidR="00022F78" w:rsidRPr="00D77A48" w14:paraId="27EFCD8E" w14:textId="77777777" w:rsidTr="00022F78">
        <w:tc>
          <w:tcPr>
            <w:tcW w:w="3276" w:type="dxa"/>
            <w:shd w:val="clear" w:color="auto" w:fill="BFBFBF" w:themeFill="background1" w:themeFillShade="BF"/>
          </w:tcPr>
          <w:p w14:paraId="31B98B11" w14:textId="77777777" w:rsidR="00022F78" w:rsidRPr="00D77A48" w:rsidRDefault="00022F78" w:rsidP="00022F78">
            <w:pPr>
              <w:pStyle w:val="BodySingleCharChar"/>
              <w:rPr>
                <w:b/>
              </w:rPr>
            </w:pPr>
            <w:r w:rsidRPr="00D77A48">
              <w:rPr>
                <w:b/>
              </w:rPr>
              <w:t>performing client walkthroughs of IT processes relating to financial systems and identified associated risks</w:t>
            </w:r>
          </w:p>
        </w:tc>
        <w:tc>
          <w:tcPr>
            <w:tcW w:w="2232" w:type="dxa"/>
          </w:tcPr>
          <w:p w14:paraId="3618EB76" w14:textId="32A67B0F" w:rsidR="00022F78" w:rsidRPr="00D77A48" w:rsidRDefault="00F84CEF" w:rsidP="00022F78">
            <w:pPr>
              <w:pStyle w:val="BodySingleCharChar"/>
            </w:pPr>
            <w:ins w:id="47" w:author="Himanshu Malik (Open)" w:date="2022-02-02T14:54:00Z">
              <w:r>
                <w:t>Yes</w:t>
              </w:r>
            </w:ins>
          </w:p>
        </w:tc>
        <w:tc>
          <w:tcPr>
            <w:tcW w:w="2232" w:type="dxa"/>
          </w:tcPr>
          <w:p w14:paraId="750DD100" w14:textId="20E513F7" w:rsidR="00022F78" w:rsidRPr="00D77A48" w:rsidRDefault="00F84CEF" w:rsidP="00022F78">
            <w:pPr>
              <w:pStyle w:val="BodySingleCharChar"/>
            </w:pPr>
            <w:ins w:id="48" w:author="Himanshu Malik (Open)" w:date="2022-02-02T14:54:00Z">
              <w:r>
                <w:t>Yes</w:t>
              </w:r>
            </w:ins>
          </w:p>
        </w:tc>
        <w:tc>
          <w:tcPr>
            <w:tcW w:w="2232" w:type="dxa"/>
          </w:tcPr>
          <w:p w14:paraId="2E17E39D" w14:textId="007B630A" w:rsidR="00022F78" w:rsidRPr="00D77A48" w:rsidRDefault="00F84CEF" w:rsidP="00022F78">
            <w:pPr>
              <w:pStyle w:val="BodySingleCharChar"/>
            </w:pPr>
            <w:ins w:id="49" w:author="Himanshu Malik (Open)" w:date="2022-02-02T14:54:00Z">
              <w:r>
                <w:t>No</w:t>
              </w:r>
            </w:ins>
          </w:p>
        </w:tc>
        <w:tc>
          <w:tcPr>
            <w:tcW w:w="2232" w:type="dxa"/>
          </w:tcPr>
          <w:p w14:paraId="6583C630" w14:textId="7BF1C204" w:rsidR="00022F78" w:rsidRPr="00D77A48" w:rsidRDefault="00F84CEF" w:rsidP="00022F78">
            <w:pPr>
              <w:pStyle w:val="BodySingleCharChar"/>
            </w:pPr>
            <w:ins w:id="50" w:author="Himanshu Malik (Open)" w:date="2022-02-02T14:55:00Z">
              <w:r>
                <w:t>Yes</w:t>
              </w:r>
            </w:ins>
          </w:p>
        </w:tc>
        <w:tc>
          <w:tcPr>
            <w:tcW w:w="2232" w:type="dxa"/>
          </w:tcPr>
          <w:p w14:paraId="0B571C92" w14:textId="19803860" w:rsidR="00022F78" w:rsidRPr="00D77A48" w:rsidRDefault="00F84CEF" w:rsidP="00022F78">
            <w:pPr>
              <w:pStyle w:val="BodySingleCharChar"/>
            </w:pPr>
            <w:ins w:id="51" w:author="Himanshu Malik (Open)" w:date="2022-02-02T14:54:00Z">
              <w:r>
                <w:t>No</w:t>
              </w:r>
            </w:ins>
          </w:p>
        </w:tc>
      </w:tr>
      <w:tr w:rsidR="00022F78" w:rsidRPr="00D77A48" w14:paraId="07AB3CEF" w14:textId="77777777" w:rsidTr="00022F78">
        <w:tc>
          <w:tcPr>
            <w:tcW w:w="3276" w:type="dxa"/>
            <w:shd w:val="clear" w:color="auto" w:fill="BFBFBF" w:themeFill="background1" w:themeFillShade="BF"/>
          </w:tcPr>
          <w:p w14:paraId="35AD8320" w14:textId="77777777" w:rsidR="00022F78" w:rsidRPr="00D77A48" w:rsidRDefault="00022F78" w:rsidP="00022F78">
            <w:pPr>
              <w:pStyle w:val="BodySingleCharChar"/>
              <w:rPr>
                <w:b/>
              </w:rPr>
            </w:pPr>
            <w:r w:rsidRPr="00D77A48">
              <w:rPr>
                <w:b/>
              </w:rPr>
              <w:t>performing automated controls testing of various business processes (order to cash, procure to pay, inventory, and fixed assets)</w:t>
            </w:r>
          </w:p>
        </w:tc>
        <w:tc>
          <w:tcPr>
            <w:tcW w:w="2232" w:type="dxa"/>
          </w:tcPr>
          <w:p w14:paraId="5C8C217D" w14:textId="2E46A734" w:rsidR="00022F78" w:rsidRPr="00D77A48" w:rsidRDefault="00F84CEF" w:rsidP="00022F78">
            <w:pPr>
              <w:pStyle w:val="BodySingleCharChar"/>
            </w:pPr>
            <w:ins w:id="52" w:author="Himanshu Malik (Open)" w:date="2022-02-02T14:55:00Z">
              <w:r>
                <w:t>Yes</w:t>
              </w:r>
            </w:ins>
          </w:p>
        </w:tc>
        <w:tc>
          <w:tcPr>
            <w:tcW w:w="2232" w:type="dxa"/>
          </w:tcPr>
          <w:p w14:paraId="06EDA177" w14:textId="6EBA5643" w:rsidR="00022F78" w:rsidRPr="00D77A48" w:rsidRDefault="00F84CEF" w:rsidP="00022F78">
            <w:pPr>
              <w:pStyle w:val="BodySingleCharChar"/>
            </w:pPr>
            <w:ins w:id="53" w:author="Himanshu Malik (Open)" w:date="2022-02-02T14:55:00Z">
              <w:r>
                <w:t>Yes</w:t>
              </w:r>
            </w:ins>
          </w:p>
        </w:tc>
        <w:tc>
          <w:tcPr>
            <w:tcW w:w="2232" w:type="dxa"/>
          </w:tcPr>
          <w:p w14:paraId="6557F8AB" w14:textId="061BD876" w:rsidR="00022F78" w:rsidRPr="00D77A48" w:rsidRDefault="00F84CEF" w:rsidP="00022F78">
            <w:pPr>
              <w:pStyle w:val="BodySingleCharChar"/>
            </w:pPr>
            <w:ins w:id="54" w:author="Himanshu Malik (Open)" w:date="2022-02-02T14:55:00Z">
              <w:r>
                <w:t>No</w:t>
              </w:r>
            </w:ins>
          </w:p>
        </w:tc>
        <w:tc>
          <w:tcPr>
            <w:tcW w:w="2232" w:type="dxa"/>
          </w:tcPr>
          <w:p w14:paraId="7AEB98ED" w14:textId="7AB0ABE1" w:rsidR="00022F78" w:rsidRPr="00D77A48" w:rsidRDefault="00F84CEF" w:rsidP="00022F78">
            <w:pPr>
              <w:pStyle w:val="BodySingleCharChar"/>
            </w:pPr>
            <w:ins w:id="55" w:author="Himanshu Malik (Open)" w:date="2022-02-02T14:55:00Z">
              <w:r>
                <w:t>No</w:t>
              </w:r>
            </w:ins>
          </w:p>
        </w:tc>
        <w:tc>
          <w:tcPr>
            <w:tcW w:w="2232" w:type="dxa"/>
          </w:tcPr>
          <w:p w14:paraId="3B56B003" w14:textId="3FADCB4D" w:rsidR="00022F78" w:rsidRPr="00D77A48" w:rsidRDefault="00F84CEF" w:rsidP="00022F78">
            <w:pPr>
              <w:pStyle w:val="BodySingleCharChar"/>
            </w:pPr>
            <w:ins w:id="56" w:author="Himanshu Malik (Open)" w:date="2022-02-02T14:55:00Z">
              <w:r>
                <w:t>No</w:t>
              </w:r>
            </w:ins>
          </w:p>
        </w:tc>
      </w:tr>
      <w:tr w:rsidR="00022F78" w:rsidRPr="00D77A48" w14:paraId="67C99EED" w14:textId="77777777" w:rsidTr="00022F78">
        <w:tc>
          <w:tcPr>
            <w:tcW w:w="3276" w:type="dxa"/>
            <w:shd w:val="clear" w:color="auto" w:fill="BFBFBF" w:themeFill="background1" w:themeFillShade="BF"/>
          </w:tcPr>
          <w:p w14:paraId="4F4D4822" w14:textId="53CB0292" w:rsidR="00022F78" w:rsidRPr="00D77A48" w:rsidRDefault="007354AE" w:rsidP="00022F78">
            <w:pPr>
              <w:pStyle w:val="BodySingleCharChar"/>
              <w:rPr>
                <w:b/>
              </w:rPr>
            </w:pPr>
            <w:ins w:id="57" w:author="Himanshu Malik (Open)&#10;" w:date="2022-02-04T11:39:00Z">
              <w:r w:rsidRPr="007354AE">
                <w:rPr>
                  <w:b/>
                </w:rPr>
                <w:t>performing audits under Sarbanes Oxley, PCAOB, AICPA, SOC and COSO framework</w:t>
              </w:r>
            </w:ins>
            <w:del w:id="58" w:author="Himanshu Malik (Open)&#10;" w:date="2022-02-04T11:39:00Z">
              <w:r w:rsidR="00022F78" w:rsidRPr="00D77A48" w:rsidDel="007354AE">
                <w:rPr>
                  <w:b/>
                </w:rPr>
                <w:delText>performing audits under AICPA and COSO frameworks</w:delText>
              </w:r>
            </w:del>
          </w:p>
        </w:tc>
        <w:tc>
          <w:tcPr>
            <w:tcW w:w="2232" w:type="dxa"/>
          </w:tcPr>
          <w:p w14:paraId="62D519BD" w14:textId="3AC5E30C" w:rsidR="00022F78" w:rsidRPr="00D77A48" w:rsidRDefault="00F84CEF" w:rsidP="00022F78">
            <w:pPr>
              <w:pStyle w:val="BodySingleCharChar"/>
            </w:pPr>
            <w:ins w:id="59" w:author="Himanshu Malik (Open)" w:date="2022-02-02T14:55:00Z">
              <w:r>
                <w:t>Yes</w:t>
              </w:r>
            </w:ins>
          </w:p>
        </w:tc>
        <w:tc>
          <w:tcPr>
            <w:tcW w:w="2232" w:type="dxa"/>
          </w:tcPr>
          <w:p w14:paraId="24495C40" w14:textId="324C382C" w:rsidR="00022F78" w:rsidRPr="00D77A48" w:rsidRDefault="00F84CEF" w:rsidP="00022F78">
            <w:pPr>
              <w:pStyle w:val="BodySingleCharChar"/>
            </w:pPr>
            <w:ins w:id="60" w:author="Himanshu Malik (Open)" w:date="2022-02-02T14:55:00Z">
              <w:r>
                <w:t>Yes</w:t>
              </w:r>
            </w:ins>
          </w:p>
        </w:tc>
        <w:tc>
          <w:tcPr>
            <w:tcW w:w="2232" w:type="dxa"/>
          </w:tcPr>
          <w:p w14:paraId="2D64CF01" w14:textId="5C32F7DA" w:rsidR="00022F78" w:rsidRPr="00D77A48" w:rsidRDefault="00F84CEF" w:rsidP="00022F78">
            <w:pPr>
              <w:pStyle w:val="BodySingleCharChar"/>
            </w:pPr>
            <w:ins w:id="61" w:author="Himanshu Malik (Open)" w:date="2022-02-02T14:55:00Z">
              <w:r>
                <w:t>No</w:t>
              </w:r>
            </w:ins>
          </w:p>
        </w:tc>
        <w:tc>
          <w:tcPr>
            <w:tcW w:w="2232" w:type="dxa"/>
          </w:tcPr>
          <w:p w14:paraId="0F662558" w14:textId="7F0DD5B0" w:rsidR="00022F78" w:rsidRPr="00D77A48" w:rsidRDefault="00F84CEF" w:rsidP="00022F78">
            <w:pPr>
              <w:pStyle w:val="BodySingleCharChar"/>
            </w:pPr>
            <w:ins w:id="62" w:author="Himanshu Malik (Open)" w:date="2022-02-02T14:55:00Z">
              <w:del w:id="63" w:author="Himanshu Malik (Open)&#10;" w:date="2022-02-04T11:40:00Z">
                <w:r w:rsidDel="007354AE">
                  <w:delText>No</w:delText>
                </w:r>
              </w:del>
            </w:ins>
            <w:ins w:id="64" w:author="Himanshu Malik (Open)&#10;" w:date="2022-02-04T11:40:00Z">
              <w:r w:rsidR="007354AE">
                <w:t>Yes</w:t>
              </w:r>
            </w:ins>
          </w:p>
        </w:tc>
        <w:tc>
          <w:tcPr>
            <w:tcW w:w="2232" w:type="dxa"/>
          </w:tcPr>
          <w:p w14:paraId="5CB35B7C" w14:textId="20DB4F37" w:rsidR="00022F78" w:rsidRPr="00D77A48" w:rsidRDefault="00F84CEF" w:rsidP="00022F78">
            <w:pPr>
              <w:pStyle w:val="BodySingleCharChar"/>
            </w:pPr>
            <w:ins w:id="65" w:author="Himanshu Malik (Open)" w:date="2022-02-02T14:55:00Z">
              <w:del w:id="66" w:author="Himanshu Malik (Open)&#10;" w:date="2022-02-04T11:40:00Z">
                <w:r w:rsidDel="007354AE">
                  <w:delText>No</w:delText>
                </w:r>
              </w:del>
            </w:ins>
            <w:ins w:id="67" w:author="Himanshu Malik (Open)&#10;" w:date="2022-02-04T11:40:00Z">
              <w:r w:rsidR="007354AE">
                <w:t>Yes</w:t>
              </w:r>
            </w:ins>
          </w:p>
        </w:tc>
      </w:tr>
      <w:tr w:rsidR="00022F78" w:rsidRPr="00D77A48" w14:paraId="25D1711E" w14:textId="77777777" w:rsidTr="00022F78">
        <w:tc>
          <w:tcPr>
            <w:tcW w:w="3276" w:type="dxa"/>
            <w:shd w:val="clear" w:color="auto" w:fill="BFBFBF" w:themeFill="background1" w:themeFillShade="BF"/>
          </w:tcPr>
          <w:p w14:paraId="3CE2E61B" w14:textId="53A568E3" w:rsidR="00022F78" w:rsidRPr="00D77A48" w:rsidRDefault="007354AE" w:rsidP="00022F78">
            <w:pPr>
              <w:pStyle w:val="BodySingleCharChar"/>
              <w:rPr>
                <w:b/>
              </w:rPr>
            </w:pPr>
            <w:ins w:id="68" w:author="Himanshu Malik (Open)&#10;" w:date="2022-02-04T11:40:00Z">
              <w:r w:rsidRPr="007354AE">
                <w:rPr>
                  <w:b/>
                </w:rPr>
                <w:t xml:space="preserve">assessing operating system (OS/400, Windows, UNIX, </w:t>
              </w:r>
              <w:r w:rsidRPr="007354AE">
                <w:rPr>
                  <w:b/>
                </w:rPr>
                <w:lastRenderedPageBreak/>
                <w:t>etc.), database system (Oracle, SQL, etc.), and IT infrastructure / network component (domain controllers, firewalls, routers, intrusion prevention / detection solutions, etc.)</w:t>
              </w:r>
            </w:ins>
            <w:commentRangeStart w:id="69"/>
            <w:del w:id="70" w:author="Himanshu Malik (Open)&#10;" w:date="2022-02-04T11:40:00Z">
              <w:r w:rsidR="00022F78" w:rsidRPr="00D77A48" w:rsidDel="007354AE">
                <w:rPr>
                  <w:b/>
                </w:rPr>
                <w:delText>performing Extraction, Transformation and Load (ETL) using complex and dynamic SQL Queries to ensure data is migrated over to new systems accurately</w:delText>
              </w:r>
              <w:commentRangeEnd w:id="69"/>
              <w:r w:rsidR="00F07D1D" w:rsidDel="007354AE">
                <w:rPr>
                  <w:rStyle w:val="CommentReference"/>
                </w:rPr>
                <w:commentReference w:id="69"/>
              </w:r>
            </w:del>
          </w:p>
        </w:tc>
        <w:tc>
          <w:tcPr>
            <w:tcW w:w="2232" w:type="dxa"/>
          </w:tcPr>
          <w:p w14:paraId="67A264E2" w14:textId="4C3E0E1A" w:rsidR="00022F78" w:rsidRPr="00D77A48" w:rsidRDefault="00F84CEF" w:rsidP="00022F78">
            <w:pPr>
              <w:pStyle w:val="BodySingleCharChar"/>
            </w:pPr>
            <w:ins w:id="71" w:author="Himanshu Malik (Open)" w:date="2022-02-02T14:55:00Z">
              <w:r>
                <w:lastRenderedPageBreak/>
                <w:t>Yes</w:t>
              </w:r>
            </w:ins>
          </w:p>
        </w:tc>
        <w:tc>
          <w:tcPr>
            <w:tcW w:w="2232" w:type="dxa"/>
          </w:tcPr>
          <w:p w14:paraId="5C053274" w14:textId="5E53E822" w:rsidR="00022F78" w:rsidRPr="00D77A48" w:rsidRDefault="00F84CEF" w:rsidP="00022F78">
            <w:pPr>
              <w:pStyle w:val="BodySingleCharChar"/>
            </w:pPr>
            <w:ins w:id="72" w:author="Himanshu Malik (Open)" w:date="2022-02-02T14:55:00Z">
              <w:r>
                <w:t>Yes</w:t>
              </w:r>
            </w:ins>
          </w:p>
        </w:tc>
        <w:tc>
          <w:tcPr>
            <w:tcW w:w="2232" w:type="dxa"/>
          </w:tcPr>
          <w:p w14:paraId="4E6D6BC0" w14:textId="032D1A73" w:rsidR="00022F78" w:rsidRPr="00D77A48" w:rsidRDefault="00F07D1D" w:rsidP="00022F78">
            <w:pPr>
              <w:pStyle w:val="BodySingleCharChar"/>
            </w:pPr>
            <w:ins w:id="73" w:author="Himanshu Malik (Open)" w:date="2022-02-02T20:00:00Z">
              <w:r>
                <w:t>No</w:t>
              </w:r>
            </w:ins>
          </w:p>
        </w:tc>
        <w:tc>
          <w:tcPr>
            <w:tcW w:w="2232" w:type="dxa"/>
          </w:tcPr>
          <w:p w14:paraId="56CB75E5" w14:textId="48A14C7F" w:rsidR="00022F78" w:rsidRPr="00D77A48" w:rsidRDefault="00F84CEF" w:rsidP="00022F78">
            <w:pPr>
              <w:pStyle w:val="BodySingleCharChar"/>
            </w:pPr>
            <w:ins w:id="74" w:author="Himanshu Malik (Open)" w:date="2022-02-02T14:56:00Z">
              <w:del w:id="75" w:author="Himanshu Malik (Open)&#10;" w:date="2022-02-04T11:41:00Z">
                <w:r w:rsidDel="007354AE">
                  <w:delText>No</w:delText>
                </w:r>
              </w:del>
            </w:ins>
            <w:ins w:id="76" w:author="Himanshu Malik (Open)&#10;" w:date="2022-02-04T11:41:00Z">
              <w:r w:rsidR="007354AE">
                <w:t>Yes</w:t>
              </w:r>
            </w:ins>
          </w:p>
        </w:tc>
        <w:tc>
          <w:tcPr>
            <w:tcW w:w="2232" w:type="dxa"/>
          </w:tcPr>
          <w:p w14:paraId="5676C787" w14:textId="474EA3DC" w:rsidR="00022F78" w:rsidRPr="00D77A48" w:rsidRDefault="00F84CEF" w:rsidP="00022F78">
            <w:pPr>
              <w:pStyle w:val="BodySingleCharChar"/>
            </w:pPr>
            <w:ins w:id="77" w:author="Himanshu Malik (Open)" w:date="2022-02-02T14:56:00Z">
              <w:del w:id="78" w:author="Himanshu Malik (Open)&#10;" w:date="2022-02-04T11:40:00Z">
                <w:r w:rsidDel="007354AE">
                  <w:delText>No</w:delText>
                </w:r>
              </w:del>
            </w:ins>
            <w:ins w:id="79" w:author="Himanshu Malik (Open)&#10;" w:date="2022-02-04T11:40:00Z">
              <w:r w:rsidR="007354AE">
                <w:t>Y</w:t>
              </w:r>
            </w:ins>
            <w:ins w:id="80" w:author="Himanshu Malik (Open)&#10;" w:date="2022-02-04T11:41:00Z">
              <w:r w:rsidR="007354AE">
                <w:t>es</w:t>
              </w:r>
            </w:ins>
          </w:p>
        </w:tc>
      </w:tr>
      <w:tr w:rsidR="00022F78" w:rsidRPr="00D77A48" w14:paraId="2A69FCA1" w14:textId="77777777" w:rsidTr="00022F78">
        <w:tc>
          <w:tcPr>
            <w:tcW w:w="3276" w:type="dxa"/>
            <w:shd w:val="clear" w:color="auto" w:fill="BFBFBF" w:themeFill="background1" w:themeFillShade="BF"/>
          </w:tcPr>
          <w:p w14:paraId="6EED5507" w14:textId="6F008EAF" w:rsidR="00022F78" w:rsidRPr="00D77A48" w:rsidRDefault="00022F78" w:rsidP="00022F78">
            <w:pPr>
              <w:pStyle w:val="BodySingleCharChar"/>
              <w:rPr>
                <w:b/>
              </w:rPr>
            </w:pPr>
            <w:r w:rsidRPr="00D77A48">
              <w:rPr>
                <w:b/>
              </w:rPr>
              <w:t>performing detailed risk assessments, risk ranking, automated control design, control GAP analysis</w:t>
            </w:r>
            <w:del w:id="81" w:author="Himanshu Malik (Open)&#10;" w:date="2022-02-04T11:41:00Z">
              <w:r w:rsidRPr="00D77A48" w:rsidDel="007354AE">
                <w:rPr>
                  <w:b/>
                </w:rPr>
                <w:delText>, manual control design</w:delText>
              </w:r>
            </w:del>
            <w:r w:rsidRPr="00D77A48">
              <w:rPr>
                <w:b/>
              </w:rPr>
              <w:t>, and risk control matrix documentation of client's business controls and information technology controls</w:t>
            </w:r>
          </w:p>
        </w:tc>
        <w:tc>
          <w:tcPr>
            <w:tcW w:w="2232" w:type="dxa"/>
          </w:tcPr>
          <w:p w14:paraId="21E3D22D" w14:textId="3FF0B074" w:rsidR="00022F78" w:rsidRPr="00D77A48" w:rsidRDefault="00F84CEF" w:rsidP="00022F78">
            <w:pPr>
              <w:pStyle w:val="BodySingleCharChar"/>
            </w:pPr>
            <w:ins w:id="82" w:author="Himanshu Malik (Open)" w:date="2022-02-02T14:56:00Z">
              <w:r>
                <w:t>Yes</w:t>
              </w:r>
            </w:ins>
          </w:p>
        </w:tc>
        <w:tc>
          <w:tcPr>
            <w:tcW w:w="2232" w:type="dxa"/>
          </w:tcPr>
          <w:p w14:paraId="3C02B9BA" w14:textId="37F48100" w:rsidR="00022F78" w:rsidRPr="00D77A48" w:rsidRDefault="00F84CEF" w:rsidP="00022F78">
            <w:pPr>
              <w:pStyle w:val="BodySingleCharChar"/>
            </w:pPr>
            <w:ins w:id="83" w:author="Himanshu Malik (Open)" w:date="2022-02-02T14:56:00Z">
              <w:r>
                <w:t>Yes</w:t>
              </w:r>
            </w:ins>
          </w:p>
        </w:tc>
        <w:tc>
          <w:tcPr>
            <w:tcW w:w="2232" w:type="dxa"/>
          </w:tcPr>
          <w:p w14:paraId="4F9BE2F2" w14:textId="6C6A13B0" w:rsidR="00022F78" w:rsidRPr="00D77A48" w:rsidRDefault="00F84CEF" w:rsidP="00022F78">
            <w:pPr>
              <w:pStyle w:val="BodySingleCharChar"/>
            </w:pPr>
            <w:ins w:id="84" w:author="Himanshu Malik (Open)" w:date="2022-02-02T14:56:00Z">
              <w:r>
                <w:t>No</w:t>
              </w:r>
            </w:ins>
          </w:p>
        </w:tc>
        <w:tc>
          <w:tcPr>
            <w:tcW w:w="2232" w:type="dxa"/>
          </w:tcPr>
          <w:p w14:paraId="2A5E379B" w14:textId="2F3257F2" w:rsidR="00022F78" w:rsidRPr="00D77A48" w:rsidRDefault="00F84CEF" w:rsidP="00022F78">
            <w:pPr>
              <w:pStyle w:val="BodySingleCharChar"/>
            </w:pPr>
            <w:ins w:id="85" w:author="Himanshu Malik (Open)" w:date="2022-02-02T14:56:00Z">
              <w:r>
                <w:t>Yes</w:t>
              </w:r>
            </w:ins>
          </w:p>
        </w:tc>
        <w:tc>
          <w:tcPr>
            <w:tcW w:w="2232" w:type="dxa"/>
          </w:tcPr>
          <w:p w14:paraId="7B87F90A" w14:textId="1ED81BCF" w:rsidR="00022F78" w:rsidRPr="00D77A48" w:rsidRDefault="00F84CEF" w:rsidP="00022F78">
            <w:pPr>
              <w:pStyle w:val="BodySingleCharChar"/>
            </w:pPr>
            <w:ins w:id="86" w:author="Himanshu Malik (Open)" w:date="2022-02-02T14:56:00Z">
              <w:r>
                <w:t>Yes</w:t>
              </w:r>
            </w:ins>
          </w:p>
        </w:tc>
      </w:tr>
      <w:tr w:rsidR="00022F78" w:rsidRPr="00D77A48" w14:paraId="624AD84C" w14:textId="77777777" w:rsidTr="00022F78">
        <w:tc>
          <w:tcPr>
            <w:tcW w:w="3276" w:type="dxa"/>
            <w:shd w:val="clear" w:color="auto" w:fill="BFBFBF" w:themeFill="background1" w:themeFillShade="BF"/>
          </w:tcPr>
          <w:p w14:paraId="3F0D7A0A" w14:textId="77777777" w:rsidR="00022F78" w:rsidRPr="00D77A48" w:rsidRDefault="00022F78" w:rsidP="00022F78">
            <w:pPr>
              <w:pStyle w:val="BodySingleCharChar"/>
              <w:rPr>
                <w:b/>
              </w:rPr>
            </w:pPr>
            <w:r w:rsidRPr="00D77A48">
              <w:rPr>
                <w:b/>
              </w:rPr>
              <w:t>performing project planning, defining internal control test criteria and data, executing testing, performing status monitoring and problem tracking, and providing recommendations for resolution;</w:t>
            </w:r>
          </w:p>
        </w:tc>
        <w:tc>
          <w:tcPr>
            <w:tcW w:w="2232" w:type="dxa"/>
          </w:tcPr>
          <w:p w14:paraId="030FAB67" w14:textId="278021E1" w:rsidR="00022F78" w:rsidRPr="00D77A48" w:rsidRDefault="00F84CEF" w:rsidP="00022F78">
            <w:pPr>
              <w:pStyle w:val="BodySingleCharChar"/>
            </w:pPr>
            <w:ins w:id="87" w:author="Himanshu Malik (Open)" w:date="2022-02-02T14:56:00Z">
              <w:r>
                <w:t>Yes</w:t>
              </w:r>
            </w:ins>
          </w:p>
        </w:tc>
        <w:tc>
          <w:tcPr>
            <w:tcW w:w="2232" w:type="dxa"/>
          </w:tcPr>
          <w:p w14:paraId="0B2F32C3" w14:textId="036AD36B" w:rsidR="00022F78" w:rsidRPr="00D77A48" w:rsidRDefault="00F84CEF" w:rsidP="00022F78">
            <w:pPr>
              <w:pStyle w:val="BodySingleCharChar"/>
            </w:pPr>
            <w:ins w:id="88" w:author="Himanshu Malik (Open)" w:date="2022-02-02T14:56:00Z">
              <w:r>
                <w:t>Yes</w:t>
              </w:r>
            </w:ins>
          </w:p>
        </w:tc>
        <w:tc>
          <w:tcPr>
            <w:tcW w:w="2232" w:type="dxa"/>
          </w:tcPr>
          <w:p w14:paraId="2CBB19FE" w14:textId="3169C6E5" w:rsidR="00022F78" w:rsidRPr="00D77A48" w:rsidRDefault="00F84CEF" w:rsidP="00022F78">
            <w:pPr>
              <w:pStyle w:val="BodySingleCharChar"/>
            </w:pPr>
            <w:ins w:id="89" w:author="Himanshu Malik (Open)" w:date="2022-02-02T14:56:00Z">
              <w:r>
                <w:t>No</w:t>
              </w:r>
            </w:ins>
          </w:p>
        </w:tc>
        <w:tc>
          <w:tcPr>
            <w:tcW w:w="2232" w:type="dxa"/>
          </w:tcPr>
          <w:p w14:paraId="20E0E3C2" w14:textId="162997F9" w:rsidR="00022F78" w:rsidRPr="00D77A48" w:rsidRDefault="00F84CEF" w:rsidP="00022F78">
            <w:pPr>
              <w:pStyle w:val="BodySingleCharChar"/>
            </w:pPr>
            <w:ins w:id="90" w:author="Himanshu Malik (Open)" w:date="2022-02-02T14:56:00Z">
              <w:r>
                <w:t>No</w:t>
              </w:r>
            </w:ins>
          </w:p>
        </w:tc>
        <w:tc>
          <w:tcPr>
            <w:tcW w:w="2232" w:type="dxa"/>
          </w:tcPr>
          <w:p w14:paraId="6E8E406F" w14:textId="2E46591C" w:rsidR="00022F78" w:rsidRPr="00D77A48" w:rsidRDefault="00F84CEF" w:rsidP="00022F78">
            <w:pPr>
              <w:pStyle w:val="BodySingleCharChar"/>
            </w:pPr>
            <w:ins w:id="91" w:author="Himanshu Malik (Open)" w:date="2022-02-02T14:56:00Z">
              <w:r>
                <w:t>No</w:t>
              </w:r>
            </w:ins>
          </w:p>
        </w:tc>
      </w:tr>
      <w:tr w:rsidR="00022F78" w:rsidRPr="00D77A48" w14:paraId="37CF8B5C" w14:textId="77777777" w:rsidTr="00022F78">
        <w:tc>
          <w:tcPr>
            <w:tcW w:w="3276" w:type="dxa"/>
            <w:shd w:val="clear" w:color="auto" w:fill="BFBFBF" w:themeFill="background1" w:themeFillShade="BF"/>
          </w:tcPr>
          <w:p w14:paraId="6C58C87A" w14:textId="6D8FDBB8" w:rsidR="00022F78" w:rsidRPr="00D77A48" w:rsidRDefault="007354AE" w:rsidP="009A2A54">
            <w:pPr>
              <w:pStyle w:val="BodySingleCharChar"/>
              <w:rPr>
                <w:b/>
              </w:rPr>
            </w:pPr>
            <w:ins w:id="92" w:author="Himanshu Malik (Open)&#10;" w:date="2022-02-04T11:42:00Z">
              <w:r w:rsidRPr="007354AE">
                <w:rPr>
                  <w:b/>
                </w:rPr>
                <w:t xml:space="preserve">testing the design and operating effectiveness of controls using accepted accounting and statistical procedures, and leveraging audit analytics and visualization solutions (e.g. ACL, QlikView, Tableau, Spotfire, Microsoft Visio and </w:t>
              </w:r>
              <w:r w:rsidRPr="007354AE">
                <w:rPr>
                  <w:b/>
                </w:rPr>
                <w:lastRenderedPageBreak/>
                <w:t>Office Suite applications) on large data sets</w:t>
              </w:r>
            </w:ins>
            <w:commentRangeStart w:id="93"/>
            <w:del w:id="94" w:author="Himanshu Malik (Open)&#10;" w:date="2022-02-04T11:42:00Z">
              <w:r w:rsidR="00022F78" w:rsidRPr="00D77A48" w:rsidDel="007354AE">
                <w:rPr>
                  <w:b/>
                </w:rPr>
                <w:delText xml:space="preserve">testing </w:delText>
              </w:r>
              <w:r w:rsidR="009A2A54" w:rsidDel="007354AE">
                <w:rPr>
                  <w:b/>
                </w:rPr>
                <w:delText>the design and</w:delText>
              </w:r>
              <w:r w:rsidR="00022F78" w:rsidRPr="00D77A48" w:rsidDel="007354AE">
                <w:rPr>
                  <w:b/>
                </w:rPr>
                <w:delText xml:space="preserve"> operating effectiveness of controls using accepted accounting and statistical procedures, including ACL and Visio</w:delText>
              </w:r>
              <w:commentRangeEnd w:id="93"/>
              <w:r w:rsidR="00F07D1D" w:rsidDel="007354AE">
                <w:rPr>
                  <w:rStyle w:val="CommentReference"/>
                </w:rPr>
                <w:commentReference w:id="93"/>
              </w:r>
            </w:del>
          </w:p>
        </w:tc>
        <w:tc>
          <w:tcPr>
            <w:tcW w:w="2232" w:type="dxa"/>
          </w:tcPr>
          <w:p w14:paraId="250FED9A" w14:textId="4263AA46" w:rsidR="00022F78" w:rsidRPr="00D77A48" w:rsidRDefault="00F07D1D" w:rsidP="00022F78">
            <w:pPr>
              <w:pStyle w:val="BodySingleCharChar"/>
            </w:pPr>
            <w:ins w:id="95" w:author="Himanshu Malik (Open)" w:date="2022-02-02T20:01:00Z">
              <w:r>
                <w:lastRenderedPageBreak/>
                <w:t>Yes</w:t>
              </w:r>
            </w:ins>
          </w:p>
        </w:tc>
        <w:tc>
          <w:tcPr>
            <w:tcW w:w="2232" w:type="dxa"/>
          </w:tcPr>
          <w:p w14:paraId="6F1AFB65" w14:textId="558E8E0A" w:rsidR="00022F78" w:rsidRPr="00D77A48" w:rsidRDefault="00F07D1D" w:rsidP="00022F78">
            <w:pPr>
              <w:pStyle w:val="BodySingleCharChar"/>
            </w:pPr>
            <w:ins w:id="96" w:author="Himanshu Malik (Open)" w:date="2022-02-02T20:01:00Z">
              <w:r>
                <w:t>Yes</w:t>
              </w:r>
            </w:ins>
          </w:p>
        </w:tc>
        <w:tc>
          <w:tcPr>
            <w:tcW w:w="2232" w:type="dxa"/>
          </w:tcPr>
          <w:p w14:paraId="792B3259" w14:textId="5B591FC0" w:rsidR="00022F78" w:rsidRPr="00D77A48" w:rsidRDefault="00F07D1D" w:rsidP="00022F78">
            <w:pPr>
              <w:pStyle w:val="BodySingleCharChar"/>
            </w:pPr>
            <w:ins w:id="97" w:author="Himanshu Malik (Open)" w:date="2022-02-02T20:02:00Z">
              <w:r>
                <w:t>Yes</w:t>
              </w:r>
            </w:ins>
          </w:p>
        </w:tc>
        <w:tc>
          <w:tcPr>
            <w:tcW w:w="2232" w:type="dxa"/>
          </w:tcPr>
          <w:p w14:paraId="09376677" w14:textId="4CB2CCC9" w:rsidR="00022F78" w:rsidRPr="00D77A48" w:rsidRDefault="00F07D1D" w:rsidP="00022F78">
            <w:pPr>
              <w:pStyle w:val="BodySingleCharChar"/>
            </w:pPr>
            <w:ins w:id="98" w:author="Himanshu Malik (Open)" w:date="2022-02-02T20:02:00Z">
              <w:r>
                <w:t>No</w:t>
              </w:r>
            </w:ins>
          </w:p>
        </w:tc>
        <w:tc>
          <w:tcPr>
            <w:tcW w:w="2232" w:type="dxa"/>
          </w:tcPr>
          <w:p w14:paraId="2D628686" w14:textId="48C30025" w:rsidR="00022F78" w:rsidRPr="00D77A48" w:rsidRDefault="00F07D1D" w:rsidP="00022F78">
            <w:pPr>
              <w:pStyle w:val="BodySingleCharChar"/>
            </w:pPr>
            <w:ins w:id="99" w:author="Himanshu Malik (Open)" w:date="2022-02-02T20:02:00Z">
              <w:r>
                <w:t>No</w:t>
              </w:r>
            </w:ins>
          </w:p>
        </w:tc>
      </w:tr>
      <w:tr w:rsidR="00F07D1D" w:rsidRPr="00D77A48" w14:paraId="37960C86" w14:textId="77777777" w:rsidTr="00022F78">
        <w:trPr>
          <w:ins w:id="100" w:author="Himanshu Malik (Open)" w:date="2022-02-02T20:02:00Z"/>
        </w:trPr>
        <w:tc>
          <w:tcPr>
            <w:tcW w:w="3276" w:type="dxa"/>
            <w:shd w:val="clear" w:color="auto" w:fill="BFBFBF" w:themeFill="background1" w:themeFillShade="BF"/>
          </w:tcPr>
          <w:p w14:paraId="4E87BDE7" w14:textId="126B4AD2" w:rsidR="00F07D1D" w:rsidRPr="00D77A48" w:rsidRDefault="00F07D1D" w:rsidP="009A2A54">
            <w:pPr>
              <w:pStyle w:val="BodySingleCharChar"/>
              <w:rPr>
                <w:ins w:id="101" w:author="Himanshu Malik (Open)" w:date="2022-02-02T20:02:00Z"/>
                <w:b/>
              </w:rPr>
            </w:pPr>
            <w:proofErr w:type="gramStart"/>
            <w:ins w:id="102" w:author="Himanshu Malik (Open)" w:date="2022-02-02T20:02:00Z">
              <w:r w:rsidRPr="00F07D1D">
                <w:rPr>
                  <w:b/>
                </w:rPr>
                <w:t>Controls</w:t>
              </w:r>
              <w:proofErr w:type="gramEnd"/>
              <w:r w:rsidRPr="00F07D1D">
                <w:rPr>
                  <w:b/>
                </w:rPr>
                <w:t xml:space="preserve"> experience surrounding on-premise and cloud-based Enterprise Resource Planning (ERP) systems and business applications (Oracle, Workday, Salesforce, NetSuite, etc.)</w:t>
              </w:r>
            </w:ins>
          </w:p>
        </w:tc>
        <w:tc>
          <w:tcPr>
            <w:tcW w:w="2232" w:type="dxa"/>
          </w:tcPr>
          <w:p w14:paraId="488D18D0" w14:textId="73D91735" w:rsidR="00F07D1D" w:rsidRDefault="00F07D1D" w:rsidP="00022F78">
            <w:pPr>
              <w:pStyle w:val="BodySingleCharChar"/>
              <w:rPr>
                <w:ins w:id="103" w:author="Himanshu Malik (Open)" w:date="2022-02-02T20:02:00Z"/>
              </w:rPr>
            </w:pPr>
            <w:ins w:id="104" w:author="Himanshu Malik (Open)" w:date="2022-02-02T20:02:00Z">
              <w:r>
                <w:t>Yes</w:t>
              </w:r>
            </w:ins>
          </w:p>
        </w:tc>
        <w:tc>
          <w:tcPr>
            <w:tcW w:w="2232" w:type="dxa"/>
          </w:tcPr>
          <w:p w14:paraId="67FDD1DB" w14:textId="3BA4947A" w:rsidR="00F07D1D" w:rsidRDefault="00F07D1D" w:rsidP="00022F78">
            <w:pPr>
              <w:pStyle w:val="BodySingleCharChar"/>
              <w:rPr>
                <w:ins w:id="105" w:author="Himanshu Malik (Open)" w:date="2022-02-02T20:02:00Z"/>
              </w:rPr>
            </w:pPr>
            <w:ins w:id="106" w:author="Himanshu Malik (Open)" w:date="2022-02-02T20:03:00Z">
              <w:r>
                <w:t>Yes</w:t>
              </w:r>
            </w:ins>
          </w:p>
        </w:tc>
        <w:tc>
          <w:tcPr>
            <w:tcW w:w="2232" w:type="dxa"/>
          </w:tcPr>
          <w:p w14:paraId="0F68A6CA" w14:textId="577172FA" w:rsidR="00F07D1D" w:rsidRDefault="00F07D1D" w:rsidP="00022F78">
            <w:pPr>
              <w:pStyle w:val="BodySingleCharChar"/>
              <w:rPr>
                <w:ins w:id="107" w:author="Himanshu Malik (Open)" w:date="2022-02-02T20:02:00Z"/>
              </w:rPr>
            </w:pPr>
            <w:ins w:id="108" w:author="Himanshu Malik (Open)" w:date="2022-02-02T20:03:00Z">
              <w:r>
                <w:t>No</w:t>
              </w:r>
            </w:ins>
          </w:p>
        </w:tc>
        <w:tc>
          <w:tcPr>
            <w:tcW w:w="2232" w:type="dxa"/>
          </w:tcPr>
          <w:p w14:paraId="3CD339E5" w14:textId="6DB75DFA" w:rsidR="00F07D1D" w:rsidRDefault="00F07D1D" w:rsidP="00022F78">
            <w:pPr>
              <w:pStyle w:val="BodySingleCharChar"/>
              <w:rPr>
                <w:ins w:id="109" w:author="Himanshu Malik (Open)" w:date="2022-02-02T20:02:00Z"/>
              </w:rPr>
            </w:pPr>
            <w:ins w:id="110" w:author="Himanshu Malik (Open)" w:date="2022-02-02T20:03:00Z">
              <w:r>
                <w:t>No</w:t>
              </w:r>
            </w:ins>
          </w:p>
        </w:tc>
        <w:tc>
          <w:tcPr>
            <w:tcW w:w="2232" w:type="dxa"/>
          </w:tcPr>
          <w:p w14:paraId="0E60EDF8" w14:textId="5CC8B050" w:rsidR="00F07D1D" w:rsidRDefault="00F07D1D" w:rsidP="00022F78">
            <w:pPr>
              <w:pStyle w:val="BodySingleCharChar"/>
              <w:rPr>
                <w:ins w:id="111" w:author="Himanshu Malik (Open)" w:date="2022-02-02T20:02:00Z"/>
              </w:rPr>
            </w:pPr>
            <w:ins w:id="112" w:author="Himanshu Malik (Open)" w:date="2022-02-02T20:03:00Z">
              <w:r>
                <w:t>No</w:t>
              </w:r>
            </w:ins>
          </w:p>
        </w:tc>
      </w:tr>
      <w:tr w:rsidR="00F07D1D" w:rsidRPr="00D77A48" w:rsidDel="007354AE" w14:paraId="692063A6" w14:textId="6EB4725A" w:rsidTr="00022F78">
        <w:trPr>
          <w:ins w:id="113" w:author="Himanshu Malik (Open)" w:date="2022-02-02T20:03:00Z"/>
          <w:del w:id="114" w:author="Himanshu Malik (Open)&#10;" w:date="2022-02-04T11:43:00Z"/>
        </w:trPr>
        <w:tc>
          <w:tcPr>
            <w:tcW w:w="3276" w:type="dxa"/>
            <w:shd w:val="clear" w:color="auto" w:fill="BFBFBF" w:themeFill="background1" w:themeFillShade="BF"/>
          </w:tcPr>
          <w:p w14:paraId="35E36545" w14:textId="48BE1873" w:rsidR="00F07D1D" w:rsidRPr="00F07D1D" w:rsidDel="007354AE" w:rsidRDefault="00F07D1D" w:rsidP="009A2A54">
            <w:pPr>
              <w:pStyle w:val="BodySingleCharChar"/>
              <w:rPr>
                <w:ins w:id="115" w:author="Himanshu Malik (Open)" w:date="2022-02-02T20:03:00Z"/>
                <w:del w:id="116" w:author="Himanshu Malik (Open)&#10;" w:date="2022-02-04T11:43:00Z"/>
                <w:b/>
              </w:rPr>
            </w:pPr>
            <w:commentRangeStart w:id="117"/>
            <w:ins w:id="118" w:author="Himanshu Malik (Open)" w:date="2022-02-02T20:04:00Z">
              <w:del w:id="119" w:author="Himanshu Malik (Open)&#10;" w:date="2022-02-04T11:43:00Z">
                <w:r w:rsidRPr="00F07D1D" w:rsidDel="007354AE">
                  <w:rPr>
                    <w:b/>
                  </w:rPr>
                  <w:delText>Strong computer skills, including proficiency in Microsoft Visio and Office Suite applications</w:delText>
                </w:r>
              </w:del>
            </w:ins>
            <w:commentRangeEnd w:id="117"/>
            <w:ins w:id="120" w:author="Himanshu Malik (Open)" w:date="2022-02-02T20:05:00Z">
              <w:del w:id="121" w:author="Himanshu Malik (Open)&#10;" w:date="2022-02-04T11:43:00Z">
                <w:r w:rsidDel="007354AE">
                  <w:rPr>
                    <w:rStyle w:val="CommentReference"/>
                  </w:rPr>
                  <w:commentReference w:id="117"/>
                </w:r>
              </w:del>
            </w:ins>
          </w:p>
        </w:tc>
        <w:tc>
          <w:tcPr>
            <w:tcW w:w="2232" w:type="dxa"/>
          </w:tcPr>
          <w:p w14:paraId="6FB0CE1F" w14:textId="4BEC1841" w:rsidR="00F07D1D" w:rsidDel="007354AE" w:rsidRDefault="00F07D1D" w:rsidP="00022F78">
            <w:pPr>
              <w:pStyle w:val="BodySingleCharChar"/>
              <w:rPr>
                <w:ins w:id="122" w:author="Himanshu Malik (Open)" w:date="2022-02-02T20:03:00Z"/>
                <w:del w:id="123" w:author="Himanshu Malik (Open)&#10;" w:date="2022-02-04T11:43:00Z"/>
              </w:rPr>
            </w:pPr>
            <w:ins w:id="124" w:author="Himanshu Malik (Open)" w:date="2022-02-02T20:04:00Z">
              <w:del w:id="125" w:author="Himanshu Malik (Open)&#10;" w:date="2022-02-04T11:43:00Z">
                <w:r w:rsidDel="007354AE">
                  <w:delText>Yes</w:delText>
                </w:r>
              </w:del>
            </w:ins>
          </w:p>
        </w:tc>
        <w:tc>
          <w:tcPr>
            <w:tcW w:w="2232" w:type="dxa"/>
          </w:tcPr>
          <w:p w14:paraId="6CE07518" w14:textId="220FC192" w:rsidR="00F07D1D" w:rsidDel="007354AE" w:rsidRDefault="00F07D1D" w:rsidP="00022F78">
            <w:pPr>
              <w:pStyle w:val="BodySingleCharChar"/>
              <w:rPr>
                <w:ins w:id="126" w:author="Himanshu Malik (Open)" w:date="2022-02-02T20:03:00Z"/>
                <w:del w:id="127" w:author="Himanshu Malik (Open)&#10;" w:date="2022-02-04T11:43:00Z"/>
              </w:rPr>
            </w:pPr>
            <w:ins w:id="128" w:author="Himanshu Malik (Open)" w:date="2022-02-02T20:04:00Z">
              <w:del w:id="129" w:author="Himanshu Malik (Open)&#10;" w:date="2022-02-04T11:43:00Z">
                <w:r w:rsidDel="007354AE">
                  <w:delText>Yes</w:delText>
                </w:r>
              </w:del>
            </w:ins>
          </w:p>
        </w:tc>
        <w:tc>
          <w:tcPr>
            <w:tcW w:w="2232" w:type="dxa"/>
          </w:tcPr>
          <w:p w14:paraId="79F9010B" w14:textId="77CEA342" w:rsidR="00F07D1D" w:rsidDel="007354AE" w:rsidRDefault="00F07D1D" w:rsidP="00022F78">
            <w:pPr>
              <w:pStyle w:val="BodySingleCharChar"/>
              <w:rPr>
                <w:ins w:id="130" w:author="Himanshu Malik (Open)" w:date="2022-02-02T20:03:00Z"/>
                <w:del w:id="131" w:author="Himanshu Malik (Open)&#10;" w:date="2022-02-04T11:43:00Z"/>
              </w:rPr>
            </w:pPr>
            <w:ins w:id="132" w:author="Himanshu Malik (Open)" w:date="2022-02-02T20:04:00Z">
              <w:del w:id="133" w:author="Himanshu Malik (Open)&#10;" w:date="2022-02-04T11:43:00Z">
                <w:r w:rsidDel="007354AE">
                  <w:delText>No</w:delText>
                </w:r>
              </w:del>
            </w:ins>
          </w:p>
        </w:tc>
        <w:tc>
          <w:tcPr>
            <w:tcW w:w="2232" w:type="dxa"/>
          </w:tcPr>
          <w:p w14:paraId="60A9EF6A" w14:textId="15F0F887" w:rsidR="00F07D1D" w:rsidDel="007354AE" w:rsidRDefault="00F07D1D" w:rsidP="00022F78">
            <w:pPr>
              <w:pStyle w:val="BodySingleCharChar"/>
              <w:rPr>
                <w:ins w:id="134" w:author="Himanshu Malik (Open)" w:date="2022-02-02T20:03:00Z"/>
                <w:del w:id="135" w:author="Himanshu Malik (Open)&#10;" w:date="2022-02-04T11:43:00Z"/>
              </w:rPr>
            </w:pPr>
            <w:ins w:id="136" w:author="Himanshu Malik (Open)" w:date="2022-02-02T20:04:00Z">
              <w:del w:id="137" w:author="Himanshu Malik (Open)&#10;" w:date="2022-02-04T11:43:00Z">
                <w:r w:rsidDel="007354AE">
                  <w:delText>Yes</w:delText>
                </w:r>
              </w:del>
            </w:ins>
          </w:p>
        </w:tc>
        <w:tc>
          <w:tcPr>
            <w:tcW w:w="2232" w:type="dxa"/>
          </w:tcPr>
          <w:p w14:paraId="7252AF6A" w14:textId="052B71AB" w:rsidR="00F07D1D" w:rsidDel="007354AE" w:rsidRDefault="00F07D1D" w:rsidP="00022F78">
            <w:pPr>
              <w:pStyle w:val="BodySingleCharChar"/>
              <w:rPr>
                <w:ins w:id="138" w:author="Himanshu Malik (Open)" w:date="2022-02-02T20:03:00Z"/>
                <w:del w:id="139" w:author="Himanshu Malik (Open)&#10;" w:date="2022-02-04T11:43:00Z"/>
              </w:rPr>
            </w:pPr>
            <w:ins w:id="140" w:author="Himanshu Malik (Open)" w:date="2022-02-02T20:04:00Z">
              <w:del w:id="141" w:author="Himanshu Malik (Open)&#10;" w:date="2022-02-04T11:43:00Z">
                <w:r w:rsidDel="007354AE">
                  <w:delText>No</w:delText>
                </w:r>
              </w:del>
            </w:ins>
          </w:p>
        </w:tc>
      </w:tr>
    </w:tbl>
    <w:p w14:paraId="3022299B" w14:textId="77777777" w:rsidR="005E7344" w:rsidRPr="00D77A48" w:rsidRDefault="00117F6E" w:rsidP="00815DD8">
      <w:pPr>
        <w:pStyle w:val="BodySingleCharChar"/>
      </w:pPr>
    </w:p>
    <w:p w14:paraId="29A2E957" w14:textId="77777777" w:rsidR="00884927" w:rsidRDefault="00884927"/>
    <w:sectPr w:rsidR="00884927" w:rsidSect="008C201E">
      <w:pgSz w:w="15840" w:h="12240" w:orient="landscape"/>
      <w:pgMar w:top="1440" w:right="360" w:bottom="1440" w:left="634" w:header="720" w:footer="720" w:gutter="0"/>
      <w:cols w:space="720"/>
      <w:noEndnote/>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7" w:author="Himanshu Malik (Open)" w:date="2022-02-02T14:35:00Z" w:initials="HM">
    <w:p w14:paraId="4341E202" w14:textId="31000FAE" w:rsidR="00D26A8B" w:rsidRDefault="00D26A8B">
      <w:pPr>
        <w:pStyle w:val="CommentText"/>
      </w:pPr>
      <w:r>
        <w:rPr>
          <w:rStyle w:val="CommentReference"/>
        </w:rPr>
        <w:annotationRef/>
      </w:r>
      <w:r>
        <w:t>(Add)</w:t>
      </w:r>
    </w:p>
  </w:comment>
  <w:comment w:id="30" w:author="Himanshu Malik (Open)" w:date="2022-02-02T20:08:00Z" w:initials="HM">
    <w:p w14:paraId="25622F80" w14:textId="77777777" w:rsidR="00F07D1D" w:rsidRDefault="00F07D1D">
      <w:pPr>
        <w:pStyle w:val="CommentText"/>
      </w:pPr>
      <w:r>
        <w:rPr>
          <w:rStyle w:val="CommentReference"/>
        </w:rPr>
        <w:annotationRef/>
      </w:r>
      <w:r>
        <w:t xml:space="preserve">I changed my office location from Miami to Pleasanton </w:t>
      </w:r>
      <w:r w:rsidR="00B8036E">
        <w:t>effective 9/5/2021</w:t>
      </w:r>
    </w:p>
    <w:p w14:paraId="19168B13" w14:textId="77777777" w:rsidR="00B8036E" w:rsidRDefault="00B8036E">
      <w:pPr>
        <w:pStyle w:val="CommentText"/>
      </w:pPr>
    </w:p>
    <w:p w14:paraId="19630596" w14:textId="77777777" w:rsidR="00B8036E" w:rsidRDefault="00B8036E">
      <w:pPr>
        <w:pStyle w:val="CommentText"/>
      </w:pPr>
      <w:r>
        <w:t>(Miami Address)</w:t>
      </w:r>
    </w:p>
    <w:p w14:paraId="2792CA9E" w14:textId="7526DACF" w:rsidR="00B8036E" w:rsidRDefault="00B8036E">
      <w:pPr>
        <w:pStyle w:val="CommentText"/>
      </w:pPr>
      <w:r w:rsidRPr="00B8036E">
        <w:t>333 SE 2nd Ave #3600, Miami, FL 33131</w:t>
      </w:r>
    </w:p>
  </w:comment>
  <w:comment w:id="31" w:author="Himanshu Malik (Open)" w:date="2022-02-02T20:06:00Z" w:initials="HM">
    <w:p w14:paraId="2A45D06C" w14:textId="237A581B" w:rsidR="00F07D1D" w:rsidRDefault="00F07D1D">
      <w:pPr>
        <w:pStyle w:val="CommentText"/>
      </w:pPr>
      <w:r>
        <w:rPr>
          <w:rStyle w:val="CommentReference"/>
        </w:rPr>
        <w:annotationRef/>
      </w:r>
      <w:r>
        <w:t>This was the address when I worked at EY, they moved to a new office location somewhere in 2019. Please suggest which address to use</w:t>
      </w:r>
    </w:p>
    <w:p w14:paraId="2B13B076" w14:textId="64DDE67B" w:rsidR="00F07D1D" w:rsidRDefault="00F07D1D">
      <w:pPr>
        <w:pStyle w:val="CommentText"/>
      </w:pPr>
    </w:p>
    <w:p w14:paraId="2FDFDFAA" w14:textId="303E8A2B" w:rsidR="00F07D1D" w:rsidRDefault="00F07D1D">
      <w:pPr>
        <w:pStyle w:val="CommentText"/>
      </w:pPr>
      <w:r>
        <w:t>(New Address)</w:t>
      </w:r>
    </w:p>
    <w:p w14:paraId="347C4F33" w14:textId="6A475BDA" w:rsidR="00F07D1D" w:rsidRDefault="00F07D1D" w:rsidP="00F07D1D">
      <w:pPr>
        <w:pStyle w:val="CommentText"/>
      </w:pPr>
      <w:r>
        <w:t xml:space="preserve">The Skyview 10, 18’F Survey no 83/1, </w:t>
      </w:r>
      <w:proofErr w:type="spellStart"/>
      <w:r>
        <w:t>Raidurgam</w:t>
      </w:r>
      <w:proofErr w:type="spellEnd"/>
      <w:r>
        <w:t>,</w:t>
      </w:r>
    </w:p>
    <w:p w14:paraId="3EB1CAF3" w14:textId="1FF71499" w:rsidR="00F07D1D" w:rsidRDefault="00F07D1D" w:rsidP="00F07D1D">
      <w:pPr>
        <w:pStyle w:val="CommentText"/>
      </w:pPr>
      <w:r>
        <w:t>Hyderabad 500032</w:t>
      </w:r>
    </w:p>
  </w:comment>
  <w:comment w:id="69" w:author="Himanshu Malik (Open)" w:date="2022-02-02T20:00:00Z" w:initials="HM">
    <w:p w14:paraId="2305BC48" w14:textId="77777777" w:rsidR="00F07D1D" w:rsidRDefault="00F07D1D" w:rsidP="00F07D1D">
      <w:pPr>
        <w:pStyle w:val="CommentText"/>
      </w:pPr>
      <w:r>
        <w:rPr>
          <w:rStyle w:val="CommentReference"/>
        </w:rPr>
        <w:annotationRef/>
      </w:r>
      <w:r>
        <w:t>(Replace with)</w:t>
      </w:r>
    </w:p>
    <w:p w14:paraId="2E14E821" w14:textId="77777777" w:rsidR="00F07D1D" w:rsidRDefault="00F07D1D" w:rsidP="00F07D1D">
      <w:pPr>
        <w:pStyle w:val="CommentText"/>
      </w:pPr>
      <w:r>
        <w:rPr>
          <w:rStyle w:val="CommentReference"/>
        </w:rPr>
        <w:annotationRef/>
      </w:r>
      <w:r w:rsidRPr="00D26A8B">
        <w:t xml:space="preserve"> assessing operating system (OS/400, Windows, UNIX, etc.), database system (Oracle, SQL, etc.), and IT infrastructure / network component (domain controllers, firewalls, routers, intrusion prevention / detection solutions, etc.)</w:t>
      </w:r>
    </w:p>
    <w:p w14:paraId="79A10761" w14:textId="731A08E3" w:rsidR="00F07D1D" w:rsidRDefault="00F07D1D">
      <w:pPr>
        <w:pStyle w:val="CommentText"/>
      </w:pPr>
    </w:p>
  </w:comment>
  <w:comment w:id="93" w:author="Himanshu Malik (Open)" w:date="2022-02-02T20:01:00Z" w:initials="HM">
    <w:p w14:paraId="4AF0042C" w14:textId="77777777" w:rsidR="00F07D1D" w:rsidRDefault="00F07D1D" w:rsidP="00F07D1D">
      <w:pPr>
        <w:pStyle w:val="CommentText"/>
      </w:pPr>
      <w:r>
        <w:rPr>
          <w:rStyle w:val="CommentReference"/>
        </w:rPr>
        <w:annotationRef/>
      </w:r>
      <w:r>
        <w:t>(Replace with)</w:t>
      </w:r>
    </w:p>
    <w:p w14:paraId="4D81FD3D" w14:textId="74DCEE36" w:rsidR="00F07D1D" w:rsidRDefault="00F07D1D" w:rsidP="00F07D1D">
      <w:pPr>
        <w:pStyle w:val="CommentText"/>
      </w:pPr>
      <w:r w:rsidRPr="0037212A">
        <w:t xml:space="preserve">leveraging ACL, QlikView, Tableau, Spotfire, or other analytics and visualization solutions </w:t>
      </w:r>
      <w:r>
        <w:t xml:space="preserve">on </w:t>
      </w:r>
      <w:r w:rsidRPr="0037212A">
        <w:t>large data sets is a plus.</w:t>
      </w:r>
    </w:p>
  </w:comment>
  <w:comment w:id="117" w:author="Himanshu Malik (Open)" w:date="2022-02-02T20:05:00Z" w:initials="HM">
    <w:p w14:paraId="6D199720" w14:textId="58471A78" w:rsidR="00F07D1D" w:rsidRDefault="00F07D1D">
      <w:pPr>
        <w:pStyle w:val="CommentText"/>
      </w:pPr>
      <w:r>
        <w:rPr>
          <w:rStyle w:val="CommentReference"/>
        </w:rPr>
        <w:annotationRef/>
      </w:r>
      <w:r>
        <w:t>(Add)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341E202" w15:done="0"/>
  <w15:commentEx w15:paraId="2792CA9E" w15:done="0"/>
  <w15:commentEx w15:paraId="3EB1CAF3" w15:done="0"/>
  <w15:commentEx w15:paraId="79A10761" w15:done="0"/>
  <w15:commentEx w15:paraId="4D81FD3D" w15:done="0"/>
  <w15:commentEx w15:paraId="6D1997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A51532" w16cex:dateUtc="2022-02-02T22:35:00Z"/>
  <w16cex:commentExtensible w16cex:durableId="25A5632B" w16cex:dateUtc="2022-02-03T04:08:00Z"/>
  <w16cex:commentExtensible w16cex:durableId="25A562D3" w16cex:dateUtc="2022-02-03T04:06:00Z"/>
  <w16cex:commentExtensible w16cex:durableId="25A56173" w16cex:dateUtc="2022-02-03T04:00:00Z"/>
  <w16cex:commentExtensible w16cex:durableId="25A561A0" w16cex:dateUtc="2022-02-03T04:01:00Z"/>
  <w16cex:commentExtensible w16cex:durableId="25A5626D" w16cex:dateUtc="2022-02-03T04: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341E202" w16cid:durableId="25A51532"/>
  <w16cid:commentId w16cid:paraId="2792CA9E" w16cid:durableId="25A5632B"/>
  <w16cid:commentId w16cid:paraId="3EB1CAF3" w16cid:durableId="25A562D3"/>
  <w16cid:commentId w16cid:paraId="79A10761" w16cid:durableId="25A56173"/>
  <w16cid:commentId w16cid:paraId="4D81FD3D" w16cid:durableId="25A561A0"/>
  <w16cid:commentId w16cid:paraId="6D199720" w16cid:durableId="25A5626D"/>
</w16cid:commentsIds>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220CF2" w14:textId="77777777" w:rsidR="00117F6E" w:rsidRDefault="00117F6E">
      <w:r>
        <w:separator/>
      </w:r>
    </w:p>
  </w:endnote>
  <w:endnote w:type="continuationSeparator" w:id="0">
    <w:p w14:paraId="7F7465FF" w14:textId="77777777" w:rsidR="00117F6E" w:rsidRDefault="00117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unders Grotesk Light">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Times New Roman 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54A0F8" w14:textId="77777777" w:rsidR="00B8036E" w:rsidRDefault="00B803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B1DC45" w14:textId="77777777" w:rsidR="00B8036E" w:rsidRDefault="00B803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AA0C2" w14:textId="77777777" w:rsidR="00B40717" w:rsidRDefault="00117F6E" w:rsidP="0032128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657B19" w14:textId="77777777" w:rsidR="00117F6E" w:rsidRDefault="00117F6E">
      <w:r>
        <w:separator/>
      </w:r>
    </w:p>
  </w:footnote>
  <w:footnote w:type="continuationSeparator" w:id="0">
    <w:p w14:paraId="46CDF433" w14:textId="77777777" w:rsidR="00117F6E" w:rsidRDefault="00117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1A32DA" w14:textId="77777777" w:rsidR="00B8036E" w:rsidRDefault="00B803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A3C842" w14:textId="77777777" w:rsidR="00B40717" w:rsidRDefault="00117F6E" w:rsidP="00321288">
    <w:pPr>
      <w:pStyle w:val="Header"/>
      <w:jc w:val="right"/>
    </w:pPr>
  </w:p>
  <w:p w14:paraId="67465268" w14:textId="77777777" w:rsidR="00B40717" w:rsidRDefault="00117F6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F7A94A" w14:textId="77777777" w:rsidR="00B40717" w:rsidRDefault="00117F6E" w:rsidP="003212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8624930E"/>
    <w:lvl w:ilvl="0">
      <w:start w:val="1"/>
      <w:numFmt w:val="bullet"/>
      <w:pStyle w:val="BulletedList"/>
      <w:lvlText w:val=""/>
      <w:lvlJc w:val="left"/>
      <w:pPr>
        <w:tabs>
          <w:tab w:val="num" w:pos="926"/>
        </w:tabs>
        <w:ind w:left="926" w:hanging="360"/>
      </w:pPr>
      <w:rPr>
        <w:rFonts w:ascii="Symbol" w:hAnsi="Symbol" w:hint="default"/>
      </w:rPr>
    </w:lvl>
  </w:abstractNum>
  <w:abstractNum w:abstractNumId="1" w15:restartNumberingAfterBreak="0">
    <w:nsid w:val="01EA2F36"/>
    <w:multiLevelType w:val="hybridMultilevel"/>
    <w:tmpl w:val="ADD66D0E"/>
    <w:name w:val="*NumList&gt;"/>
    <w:lvl w:ilvl="0" w:tplc="F2C2A21C">
      <w:start w:val="1"/>
      <w:numFmt w:val="decimal"/>
      <w:pStyle w:val="NumList"/>
      <w:lvlText w:val="%1."/>
      <w:lvlJc w:val="left"/>
      <w:pPr>
        <w:tabs>
          <w:tab w:val="num" w:pos="720"/>
        </w:tabs>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36018BB"/>
    <w:multiLevelType w:val="hybridMultilevel"/>
    <w:tmpl w:val="052A8BA6"/>
    <w:name w:val="*SEYeBlt2"/>
    <w:lvl w:ilvl="0" w:tplc="8E26B3B8">
      <w:start w:val="1"/>
      <w:numFmt w:val="bullet"/>
      <w:pStyle w:val="SEYeBl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8058D"/>
    <w:multiLevelType w:val="multilevel"/>
    <w:tmpl w:val="BE04376C"/>
    <w:name w:val="*NumberScheme"/>
    <w:lvl w:ilvl="0">
      <w:start w:val="1"/>
      <w:numFmt w:val="decimal"/>
      <w:lvlText w:val="%1."/>
      <w:lvlJc w:val="left"/>
      <w:pPr>
        <w:ind w:left="3150" w:hanging="720"/>
      </w:pPr>
      <w:rPr>
        <w:rFonts w:hint="default"/>
        <w:b w:val="0"/>
        <w:i w:val="0"/>
        <w:sz w:val="24"/>
      </w:rPr>
    </w:lvl>
    <w:lvl w:ilvl="1">
      <w:start w:val="1"/>
      <w:numFmt w:val="decimal"/>
      <w:lvlRestart w:val="0"/>
      <w:lvlText w:val="%2."/>
      <w:lvlJc w:val="left"/>
      <w:pPr>
        <w:ind w:left="1440" w:hanging="720"/>
      </w:pPr>
      <w:rPr>
        <w:rFonts w:hint="default"/>
        <w:b w:val="0"/>
        <w:i w:val="0"/>
        <w:sz w:val="24"/>
      </w:rPr>
    </w:lvl>
    <w:lvl w:ilvl="2">
      <w:start w:val="1"/>
      <w:numFmt w:val="decimal"/>
      <w:lvlRestart w:val="0"/>
      <w:lvlText w:val="%3."/>
      <w:lvlJc w:val="left"/>
      <w:pPr>
        <w:ind w:left="2160" w:hanging="720"/>
      </w:pPr>
      <w:rPr>
        <w:rFonts w:hint="default"/>
        <w:b w:val="0"/>
        <w:i w:val="0"/>
        <w:sz w:val="24"/>
      </w:rPr>
    </w:lvl>
    <w:lvl w:ilvl="3">
      <w:start w:val="1"/>
      <w:numFmt w:val="decimal"/>
      <w:lvlRestart w:val="0"/>
      <w:lvlText w:val="%4."/>
      <w:lvlJc w:val="left"/>
      <w:pPr>
        <w:ind w:left="2880" w:hanging="720"/>
      </w:pPr>
      <w:rPr>
        <w:rFonts w:hint="default"/>
      </w:rPr>
    </w:lvl>
    <w:lvl w:ilvl="4">
      <w:start w:val="1"/>
      <w:numFmt w:val="decimal"/>
      <w:lvlRestart w:val="0"/>
      <w:lvlText w:val="%5."/>
      <w:lvlJc w:val="left"/>
      <w:pPr>
        <w:ind w:left="3600" w:hanging="720"/>
      </w:pPr>
      <w:rPr>
        <w:rFonts w:hint="default"/>
      </w:rPr>
    </w:lvl>
    <w:lvl w:ilvl="5">
      <w:start w:val="1"/>
      <w:numFmt w:val="decimal"/>
      <w:lvlRestart w:val="0"/>
      <w:lvlText w:val="%6."/>
      <w:lvlJc w:val="left"/>
      <w:pPr>
        <w:ind w:left="4320" w:hanging="720"/>
      </w:pPr>
      <w:rPr>
        <w:rFonts w:hint="default"/>
      </w:rPr>
    </w:lvl>
    <w:lvl w:ilvl="6">
      <w:start w:val="1"/>
      <w:numFmt w:val="decimal"/>
      <w:lvlRestart w:val="0"/>
      <w:lvlText w:val="%7."/>
      <w:lvlJc w:val="left"/>
      <w:pPr>
        <w:ind w:left="5040" w:hanging="720"/>
      </w:pPr>
      <w:rPr>
        <w:rFonts w:hint="default"/>
      </w:rPr>
    </w:lvl>
    <w:lvl w:ilvl="7">
      <w:start w:val="1"/>
      <w:numFmt w:val="decimal"/>
      <w:lvlRestart w:val="0"/>
      <w:lvlText w:val="%8."/>
      <w:lvlJc w:val="left"/>
      <w:pPr>
        <w:ind w:left="5760" w:hanging="720"/>
      </w:pPr>
      <w:rPr>
        <w:rFonts w:hint="default"/>
      </w:rPr>
    </w:lvl>
    <w:lvl w:ilvl="8">
      <w:start w:val="1"/>
      <w:numFmt w:val="decimal"/>
      <w:lvlRestart w:val="0"/>
      <w:lvlText w:val="%9."/>
      <w:lvlJc w:val="left"/>
      <w:pPr>
        <w:ind w:left="6480" w:hanging="720"/>
      </w:pPr>
      <w:rPr>
        <w:rFonts w:hint="default"/>
      </w:rPr>
    </w:lvl>
  </w:abstractNum>
  <w:abstractNum w:abstractNumId="4" w15:restartNumberingAfterBreak="0">
    <w:nsid w:val="086E1441"/>
    <w:multiLevelType w:val="multilevel"/>
    <w:tmpl w:val="0409001F"/>
    <w:lvl w:ilvl="0">
      <w:start w:val="1"/>
      <w:numFmt w:val="decimal"/>
      <w:lvlText w:val="%1."/>
      <w:lvlJc w:val="left"/>
      <w:pPr>
        <w:ind w:left="360" w:hanging="360"/>
      </w:pPr>
    </w:lvl>
    <w:lvl w:ilvl="1">
      <w:start w:val="1"/>
      <w:numFmt w:val="decimal"/>
      <w:pStyle w:val="Number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pStyle w:val="Number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E451C7"/>
    <w:multiLevelType w:val="multilevel"/>
    <w:tmpl w:val="D8EA0728"/>
    <w:styleLink w:val="AnnexureHeading"/>
    <w:lvl w:ilvl="0">
      <w:start w:val="1"/>
      <w:numFmt w:val="decimal"/>
      <w:suff w:val="nothing"/>
      <w:lvlText w:val="Annexure %1"/>
      <w:lvlJc w:val="left"/>
      <w:pPr>
        <w:ind w:left="0" w:firstLine="0"/>
      </w:pPr>
      <w:rPr>
        <w:rFonts w:ascii="Arial Bold" w:hAnsi="Arial Bold" w:hint="default"/>
        <w:b/>
        <w:i w:val="0"/>
        <w:caps/>
        <w:sz w:val="20"/>
      </w:rPr>
    </w:lvl>
    <w:lvl w:ilvl="1">
      <w:start w:val="1"/>
      <w:numFmt w:val="decimal"/>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09407B04"/>
    <w:multiLevelType w:val="hybridMultilevel"/>
    <w:tmpl w:val="1702F480"/>
    <w:name w:val="*SEYeBlt1"/>
    <w:lvl w:ilvl="0" w:tplc="665893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BF4B79"/>
    <w:multiLevelType w:val="hybridMultilevel"/>
    <w:tmpl w:val="2B2476F6"/>
    <w:lvl w:ilvl="0" w:tplc="04090001">
      <w:start w:val="1"/>
      <w:numFmt w:val="bullet"/>
      <w:pStyle w:val="ListContinue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E74F7D"/>
    <w:multiLevelType w:val="multilevel"/>
    <w:tmpl w:val="C94ACE34"/>
    <w:name w:val="CustomListNum"/>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decimal"/>
      <w:lvlText w:val="%1.%2.%3"/>
      <w:lvlJc w:val="left"/>
      <w:pPr>
        <w:tabs>
          <w:tab w:val="num" w:pos="1417"/>
        </w:tabs>
        <w:ind w:left="1417" w:hanging="1417"/>
      </w:pPr>
      <w:rPr>
        <w:rFonts w:ascii="Arial" w:hAnsi="Arial" w:cs="Arial" w:hint="default"/>
        <w:b w:val="0"/>
      </w:rPr>
    </w:lvl>
    <w:lvl w:ilvl="3">
      <w:start w:val="1"/>
      <w:numFmt w:val="decimal"/>
      <w:lvlText w:val="%1.%2.%3.%4"/>
      <w:lvlJc w:val="left"/>
      <w:pPr>
        <w:tabs>
          <w:tab w:val="num" w:pos="1985"/>
        </w:tabs>
        <w:ind w:left="1985" w:hanging="1985"/>
      </w:pPr>
      <w:rPr>
        <w:rFonts w:ascii="Arial" w:hAnsi="Arial" w:cs="Arial" w:hint="default"/>
        <w:b w:val="0"/>
      </w:rPr>
    </w:lvl>
    <w:lvl w:ilvl="4">
      <w:start w:val="1"/>
      <w:numFmt w:val="decimal"/>
      <w:lvlText w:val="%1.%2.%3.%4.%5"/>
      <w:lvlJc w:val="left"/>
      <w:pPr>
        <w:tabs>
          <w:tab w:val="num" w:pos="1701"/>
        </w:tabs>
        <w:ind w:left="1701" w:hanging="1701"/>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18C6C78"/>
    <w:multiLevelType w:val="hybridMultilevel"/>
    <w:tmpl w:val="8D7E899A"/>
    <w:lvl w:ilvl="0" w:tplc="4A30AAD0">
      <w:numFmt w:val="bullet"/>
      <w:lvlText w:val="-"/>
      <w:lvlJc w:val="left"/>
      <w:pPr>
        <w:ind w:left="720" w:hanging="360"/>
      </w:pPr>
      <w:rPr>
        <w:rFonts w:ascii="Cambria" w:eastAsia="Times New Roman" w:hAnsi="Cambria"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pStyle w:val="Number3"/>
      <w:lvlText w:val=""/>
      <w:lvlJc w:val="left"/>
      <w:pPr>
        <w:ind w:left="2160" w:hanging="360"/>
      </w:pPr>
      <w:rPr>
        <w:rFonts w:ascii="Wingdings" w:hAnsi="Wingdings" w:hint="default"/>
      </w:rPr>
    </w:lvl>
    <w:lvl w:ilvl="3" w:tplc="1C090001" w:tentative="1">
      <w:start w:val="1"/>
      <w:numFmt w:val="bullet"/>
      <w:pStyle w:val="Number4"/>
      <w:lvlText w:val=""/>
      <w:lvlJc w:val="left"/>
      <w:pPr>
        <w:ind w:left="2880" w:hanging="360"/>
      </w:pPr>
      <w:rPr>
        <w:rFonts w:ascii="Symbol" w:hAnsi="Symbol" w:hint="default"/>
      </w:rPr>
    </w:lvl>
    <w:lvl w:ilvl="4" w:tplc="1C090003" w:tentative="1">
      <w:start w:val="1"/>
      <w:numFmt w:val="bullet"/>
      <w:pStyle w:val="Number5"/>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pStyle w:val="Number7"/>
      <w:lvlText w:val=""/>
      <w:lvlJc w:val="left"/>
      <w:pPr>
        <w:ind w:left="5040" w:hanging="360"/>
      </w:pPr>
      <w:rPr>
        <w:rFonts w:ascii="Symbol" w:hAnsi="Symbol" w:hint="default"/>
      </w:rPr>
    </w:lvl>
    <w:lvl w:ilvl="7" w:tplc="1C090003" w:tentative="1">
      <w:start w:val="1"/>
      <w:numFmt w:val="bullet"/>
      <w:pStyle w:val="Number8"/>
      <w:lvlText w:val="o"/>
      <w:lvlJc w:val="left"/>
      <w:pPr>
        <w:ind w:left="5760" w:hanging="360"/>
      </w:pPr>
      <w:rPr>
        <w:rFonts w:ascii="Courier New" w:hAnsi="Courier New" w:cs="Courier New" w:hint="default"/>
      </w:rPr>
    </w:lvl>
    <w:lvl w:ilvl="8" w:tplc="1C090005" w:tentative="1">
      <w:start w:val="1"/>
      <w:numFmt w:val="bullet"/>
      <w:pStyle w:val="Number9"/>
      <w:lvlText w:val=""/>
      <w:lvlJc w:val="left"/>
      <w:pPr>
        <w:ind w:left="6480" w:hanging="360"/>
      </w:pPr>
      <w:rPr>
        <w:rFonts w:ascii="Wingdings" w:hAnsi="Wingdings" w:hint="default"/>
      </w:rPr>
    </w:lvl>
  </w:abstractNum>
  <w:abstractNum w:abstractNumId="10" w15:restartNumberingAfterBreak="0">
    <w:nsid w:val="12974DB4"/>
    <w:multiLevelType w:val="multilevel"/>
    <w:tmpl w:val="05EA2F5C"/>
    <w:name w:val="SchCustomListNum2"/>
    <w:numStyleLink w:val="SchCustomList"/>
  </w:abstractNum>
  <w:abstractNum w:abstractNumId="11" w15:restartNumberingAfterBreak="0">
    <w:nsid w:val="12F3396E"/>
    <w:multiLevelType w:val="hybridMultilevel"/>
    <w:tmpl w:val="8BC69598"/>
    <w:lvl w:ilvl="0" w:tplc="C4C2F74E">
      <w:start w:val="1"/>
      <w:numFmt w:val="decimal"/>
      <w:pStyle w:val="SEYeN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173B5547"/>
    <w:multiLevelType w:val="hybridMultilevel"/>
    <w:tmpl w:val="A888E40E"/>
    <w:lvl w:ilvl="0" w:tplc="3050F75C">
      <w:start w:val="1"/>
      <w:numFmt w:val="upperLetter"/>
      <w:pStyle w:val="Recital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17B93F9E"/>
    <w:multiLevelType w:val="hybridMultilevel"/>
    <w:tmpl w:val="0A9A0D30"/>
    <w:name w:val="*SEYnl1"/>
    <w:lvl w:ilvl="0" w:tplc="3DD2ED04">
      <w:start w:val="1"/>
      <w:numFmt w:val="decimal"/>
      <w:pStyle w:val="SEYnl1"/>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180F1A29"/>
    <w:multiLevelType w:val="multilevel"/>
    <w:tmpl w:val="40B6E3DC"/>
    <w:name w:val="SchCustomListNum22"/>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decimal"/>
      <w:pStyle w:val="SchNumber3"/>
      <w:lvlText w:val="%3.%4.%5"/>
      <w:lvlJc w:val="left"/>
      <w:pPr>
        <w:tabs>
          <w:tab w:val="num" w:pos="1134"/>
        </w:tabs>
        <w:ind w:left="1134" w:hanging="1134"/>
      </w:pPr>
      <w:rPr>
        <w:rFonts w:ascii="Arial" w:hAnsi="Arial" w:cs="Arial" w:hint="default"/>
        <w:b w:val="0"/>
      </w:rPr>
    </w:lvl>
    <w:lvl w:ilvl="5">
      <w:start w:val="1"/>
      <w:numFmt w:val="decimal"/>
      <w:pStyle w:val="SchNumber4"/>
      <w:lvlText w:val="%3.%4.%5.%6"/>
      <w:lvlJc w:val="left"/>
      <w:pPr>
        <w:tabs>
          <w:tab w:val="num" w:pos="1418"/>
        </w:tabs>
        <w:ind w:left="1418" w:hanging="1418"/>
      </w:pPr>
      <w:rPr>
        <w:rFonts w:ascii="Arial" w:hAnsi="Arial" w:hint="default"/>
        <w:b w:val="0"/>
        <w:i w:val="0"/>
        <w:caps w:val="0"/>
        <w:strike w:val="0"/>
        <w:dstrike w:val="0"/>
        <w:vanish w:val="0"/>
        <w:sz w:val="22"/>
        <w:vertAlign w:val="baseline"/>
      </w:rPr>
    </w:lvl>
    <w:lvl w:ilvl="6">
      <w:start w:val="1"/>
      <w:numFmt w:val="decimal"/>
      <w:pStyle w:val="SchNumber5"/>
      <w:lvlText w:val="%3.%4.%5.%6.%7"/>
      <w:lvlJc w:val="left"/>
      <w:pPr>
        <w:tabs>
          <w:tab w:val="num" w:pos="1701"/>
        </w:tabs>
        <w:ind w:left="1701" w:hanging="1701"/>
      </w:pPr>
      <w:rPr>
        <w:rFonts w:ascii="Arial" w:hAnsi="Arial" w:hint="default"/>
        <w:b w:val="0"/>
        <w:i w:val="0"/>
        <w:caps w:val="0"/>
        <w:strike w:val="0"/>
        <w:dstrike w:val="0"/>
        <w:vanish w:val="0"/>
        <w:color w:val="auto"/>
        <w:sz w:val="22"/>
        <w:vertAlign w:val="baseline"/>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5" w15:restartNumberingAfterBreak="0">
    <w:nsid w:val="1998034E"/>
    <w:multiLevelType w:val="hybridMultilevel"/>
    <w:tmpl w:val="B78E76CA"/>
    <w:lvl w:ilvl="0" w:tplc="ED349F5A">
      <w:start w:val="1"/>
      <w:numFmt w:val="decimal"/>
      <w:pStyle w:val="TOC4"/>
      <w:lvlText w:val="%1."/>
      <w:lvlJc w:val="left"/>
      <w:pPr>
        <w:ind w:left="360" w:hanging="360"/>
      </w:pPr>
      <w:rPr>
        <w:rFonts w:ascii="Arial Bold" w:hAnsi="Arial Bold" w:hint="default"/>
        <w:b/>
        <w:i w:val="0"/>
        <w:sz w:val="21"/>
      </w:rPr>
    </w:lvl>
    <w:lvl w:ilvl="1" w:tplc="08090019" w:tentative="1">
      <w:start w:val="1"/>
      <w:numFmt w:val="lowerLetter"/>
      <w:lvlText w:val="%2."/>
      <w:lvlJc w:val="left"/>
      <w:pPr>
        <w:ind w:left="3566" w:hanging="360"/>
      </w:pPr>
    </w:lvl>
    <w:lvl w:ilvl="2" w:tplc="0809001B" w:tentative="1">
      <w:start w:val="1"/>
      <w:numFmt w:val="lowerRoman"/>
      <w:lvlText w:val="%3."/>
      <w:lvlJc w:val="right"/>
      <w:pPr>
        <w:ind w:left="4286" w:hanging="180"/>
      </w:pPr>
    </w:lvl>
    <w:lvl w:ilvl="3" w:tplc="0809000F" w:tentative="1">
      <w:start w:val="1"/>
      <w:numFmt w:val="decimal"/>
      <w:lvlText w:val="%4."/>
      <w:lvlJc w:val="left"/>
      <w:pPr>
        <w:ind w:left="5006" w:hanging="360"/>
      </w:pPr>
    </w:lvl>
    <w:lvl w:ilvl="4" w:tplc="08090019" w:tentative="1">
      <w:start w:val="1"/>
      <w:numFmt w:val="lowerLetter"/>
      <w:lvlText w:val="%5."/>
      <w:lvlJc w:val="left"/>
      <w:pPr>
        <w:ind w:left="5726" w:hanging="360"/>
      </w:pPr>
    </w:lvl>
    <w:lvl w:ilvl="5" w:tplc="0809001B" w:tentative="1">
      <w:start w:val="1"/>
      <w:numFmt w:val="lowerRoman"/>
      <w:lvlText w:val="%6."/>
      <w:lvlJc w:val="right"/>
      <w:pPr>
        <w:ind w:left="6446" w:hanging="180"/>
      </w:pPr>
    </w:lvl>
    <w:lvl w:ilvl="6" w:tplc="0809000F" w:tentative="1">
      <w:start w:val="1"/>
      <w:numFmt w:val="decimal"/>
      <w:lvlText w:val="%7."/>
      <w:lvlJc w:val="left"/>
      <w:pPr>
        <w:ind w:left="7166" w:hanging="360"/>
      </w:pPr>
    </w:lvl>
    <w:lvl w:ilvl="7" w:tplc="08090019" w:tentative="1">
      <w:start w:val="1"/>
      <w:numFmt w:val="lowerLetter"/>
      <w:lvlText w:val="%8."/>
      <w:lvlJc w:val="left"/>
      <w:pPr>
        <w:ind w:left="7886" w:hanging="360"/>
      </w:pPr>
    </w:lvl>
    <w:lvl w:ilvl="8" w:tplc="0809001B" w:tentative="1">
      <w:start w:val="1"/>
      <w:numFmt w:val="lowerRoman"/>
      <w:lvlText w:val="%9."/>
      <w:lvlJc w:val="right"/>
      <w:pPr>
        <w:ind w:left="8606" w:hanging="180"/>
      </w:pPr>
    </w:lvl>
  </w:abstractNum>
  <w:abstractNum w:abstractNumId="16" w15:restartNumberingAfterBreak="0">
    <w:nsid w:val="19C01D66"/>
    <w:multiLevelType w:val="multilevel"/>
    <w:tmpl w:val="1EA62EC4"/>
    <w:styleLink w:val="AnnexureList"/>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851"/>
        </w:tabs>
        <w:ind w:left="567" w:hanging="567"/>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4.%1.%2.%3"/>
      <w:lvlJc w:val="left"/>
      <w:pPr>
        <w:tabs>
          <w:tab w:val="num" w:pos="1418"/>
        </w:tabs>
        <w:ind w:left="1418" w:hanging="1418"/>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1985"/>
        </w:tabs>
        <w:ind w:left="1985" w:hanging="1985"/>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7" w15:restartNumberingAfterBreak="0">
    <w:nsid w:val="20DE0A74"/>
    <w:multiLevelType w:val="hybridMultilevel"/>
    <w:tmpl w:val="10CA7F10"/>
    <w:name w:val="*SEYeNl2"/>
    <w:lvl w:ilvl="0" w:tplc="2C3C4870">
      <w:start w:val="1"/>
      <w:numFmt w:val="lowerLetter"/>
      <w:pStyle w:val="SEYeNl2"/>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0B668A2"/>
    <w:multiLevelType w:val="multilevel"/>
    <w:tmpl w:val="37228D22"/>
    <w:name w:val="*BulletScheme"/>
    <w:lvl w:ilvl="0">
      <w:start w:val="1"/>
      <w:numFmt w:val="bullet"/>
      <w:pStyle w:val="Bullet1"/>
      <w:lvlText w:val=""/>
      <w:lvlJc w:val="left"/>
      <w:pPr>
        <w:ind w:left="720" w:hanging="720"/>
      </w:pPr>
      <w:rPr>
        <w:rFonts w:ascii="Symbol" w:hAnsi="Symbol" w:hint="default"/>
        <w:b w:val="0"/>
        <w:i w:val="0"/>
        <w:sz w:val="24"/>
      </w:rPr>
    </w:lvl>
    <w:lvl w:ilvl="1">
      <w:start w:val="1"/>
      <w:numFmt w:val="bullet"/>
      <w:lvlRestart w:val="0"/>
      <w:pStyle w:val="Bullet2"/>
      <w:lvlText w:val=""/>
      <w:lvlJc w:val="left"/>
      <w:pPr>
        <w:ind w:left="1440" w:hanging="720"/>
      </w:pPr>
      <w:rPr>
        <w:rFonts w:ascii="Symbol" w:hAnsi="Symbol" w:hint="default"/>
        <w:b w:val="0"/>
        <w:i w:val="0"/>
        <w:sz w:val="24"/>
      </w:rPr>
    </w:lvl>
    <w:lvl w:ilvl="2">
      <w:start w:val="1"/>
      <w:numFmt w:val="bullet"/>
      <w:lvlRestart w:val="0"/>
      <w:pStyle w:val="Bullet3"/>
      <w:lvlText w:val=""/>
      <w:lvlJc w:val="left"/>
      <w:pPr>
        <w:ind w:left="2160" w:hanging="720"/>
      </w:pPr>
      <w:rPr>
        <w:rFonts w:ascii="Symbol" w:hAnsi="Symbol" w:hint="default"/>
        <w:b w:val="0"/>
        <w:i w:val="0"/>
        <w:sz w:val="24"/>
      </w:rPr>
    </w:lvl>
    <w:lvl w:ilvl="3">
      <w:start w:val="1"/>
      <w:numFmt w:val="bullet"/>
      <w:lvlRestart w:val="0"/>
      <w:pStyle w:val="Bullet4"/>
      <w:lvlText w:val=""/>
      <w:lvlJc w:val="left"/>
      <w:pPr>
        <w:ind w:left="2880" w:hanging="720"/>
      </w:pPr>
      <w:rPr>
        <w:rFonts w:ascii="Symbol" w:hAnsi="Symbol" w:hint="default"/>
      </w:rPr>
    </w:lvl>
    <w:lvl w:ilvl="4">
      <w:start w:val="1"/>
      <w:numFmt w:val="bullet"/>
      <w:lvlRestart w:val="0"/>
      <w:pStyle w:val="Bullet5"/>
      <w:lvlText w:val=""/>
      <w:lvlJc w:val="left"/>
      <w:pPr>
        <w:ind w:left="3600" w:hanging="720"/>
      </w:pPr>
      <w:rPr>
        <w:rFonts w:ascii="Symbol" w:hAnsi="Symbol" w:hint="default"/>
      </w:rPr>
    </w:lvl>
    <w:lvl w:ilvl="5">
      <w:start w:val="1"/>
      <w:numFmt w:val="bullet"/>
      <w:lvlRestart w:val="0"/>
      <w:pStyle w:val="Bullet6"/>
      <w:lvlText w:val=""/>
      <w:lvlJc w:val="left"/>
      <w:pPr>
        <w:ind w:left="4320" w:hanging="720"/>
      </w:pPr>
      <w:rPr>
        <w:rFonts w:ascii="Symbol" w:hAnsi="Symbol" w:hint="default"/>
      </w:rPr>
    </w:lvl>
    <w:lvl w:ilvl="6">
      <w:start w:val="1"/>
      <w:numFmt w:val="bullet"/>
      <w:lvlRestart w:val="0"/>
      <w:pStyle w:val="Bullet7"/>
      <w:lvlText w:val=""/>
      <w:lvlJc w:val="left"/>
      <w:pPr>
        <w:ind w:left="5040" w:hanging="720"/>
      </w:pPr>
      <w:rPr>
        <w:rFonts w:ascii="Symbol" w:hAnsi="Symbol" w:hint="default"/>
      </w:rPr>
    </w:lvl>
    <w:lvl w:ilvl="7">
      <w:start w:val="1"/>
      <w:numFmt w:val="bullet"/>
      <w:lvlRestart w:val="0"/>
      <w:pStyle w:val="Bullet8"/>
      <w:lvlText w:val=""/>
      <w:lvlJc w:val="left"/>
      <w:pPr>
        <w:ind w:left="5760" w:hanging="720"/>
      </w:pPr>
      <w:rPr>
        <w:rFonts w:ascii="Symbol" w:hAnsi="Symbol" w:hint="default"/>
      </w:rPr>
    </w:lvl>
    <w:lvl w:ilvl="8">
      <w:start w:val="1"/>
      <w:numFmt w:val="bullet"/>
      <w:lvlRestart w:val="0"/>
      <w:pStyle w:val="Bullet9"/>
      <w:lvlText w:val=""/>
      <w:lvlJc w:val="left"/>
      <w:pPr>
        <w:ind w:left="6480" w:hanging="720"/>
      </w:pPr>
      <w:rPr>
        <w:rFonts w:ascii="Symbol" w:hAnsi="Symbol" w:hint="default"/>
      </w:rPr>
    </w:lvl>
  </w:abstractNum>
  <w:abstractNum w:abstractNumId="20" w15:restartNumberingAfterBreak="0">
    <w:nsid w:val="31147C12"/>
    <w:multiLevelType w:val="hybridMultilevel"/>
    <w:tmpl w:val="2D7AFF94"/>
    <w:lvl w:ilvl="0" w:tplc="04090001">
      <w:start w:val="1"/>
      <w:numFmt w:val="bullet"/>
      <w:pStyle w:val="1"/>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170605F"/>
    <w:multiLevelType w:val="multilevel"/>
    <w:tmpl w:val="05EA2F5C"/>
    <w:name w:val="SchCustomListNum"/>
    <w:styleLink w:val="SchCustomList"/>
    <w:lvl w:ilvl="0">
      <w:start w:val="1"/>
      <w:numFmt w:val="none"/>
      <w:suff w:val="nothing"/>
      <w:lvlText w:val=""/>
      <w:lvlJc w:val="left"/>
      <w:pPr>
        <w:ind w:left="0" w:firstLine="0"/>
      </w:pPr>
      <w:rPr>
        <w:rFonts w:ascii="Arial" w:hAnsi="Arial" w:cs="Arial" w:hint="default"/>
        <w:b w:val="0"/>
      </w:rPr>
    </w:lvl>
    <w:lvl w:ilvl="1">
      <w:start w:val="1"/>
      <w:numFmt w:val="none"/>
      <w:isLgl/>
      <w:suff w:val="nothing"/>
      <w:lvlText w:val=""/>
      <w:lvlJc w:val="left"/>
      <w:pPr>
        <w:ind w:left="0" w:firstLine="0"/>
      </w:pPr>
      <w:rPr>
        <w:rFonts w:ascii="Arial" w:hAnsi="Arial" w:cs="Arial" w:hint="default"/>
        <w:b w:val="0"/>
      </w:rPr>
    </w:lvl>
    <w:lvl w:ilvl="2">
      <w:start w:val="1"/>
      <w:numFmt w:val="decimal"/>
      <w:lvlText w:val="%3."/>
      <w:lvlJc w:val="left"/>
      <w:pPr>
        <w:tabs>
          <w:tab w:val="num" w:pos="709"/>
        </w:tabs>
        <w:ind w:left="709" w:hanging="709"/>
      </w:pPr>
      <w:rPr>
        <w:rFonts w:ascii="Arial" w:hAnsi="Arial" w:cs="Arial" w:hint="default"/>
        <w:b w:val="0"/>
      </w:rPr>
    </w:lvl>
    <w:lvl w:ilvl="3">
      <w:start w:val="1"/>
      <w:numFmt w:val="decimal"/>
      <w:lvlText w:val="%3.%4"/>
      <w:lvlJc w:val="left"/>
      <w:pPr>
        <w:tabs>
          <w:tab w:val="num" w:pos="709"/>
        </w:tabs>
        <w:ind w:left="709" w:hanging="709"/>
      </w:pPr>
      <w:rPr>
        <w:rFonts w:ascii="Arial" w:hAnsi="Arial" w:cs="Arial" w:hint="default"/>
        <w:b w:val="0"/>
      </w:rPr>
    </w:lvl>
    <w:lvl w:ilvl="4">
      <w:start w:val="1"/>
      <w:numFmt w:val="lowerLetter"/>
      <w:lvlText w:val="(%5)"/>
      <w:lvlJc w:val="left"/>
      <w:pPr>
        <w:tabs>
          <w:tab w:val="num" w:pos="1418"/>
        </w:tabs>
        <w:ind w:left="1418" w:hanging="709"/>
      </w:pPr>
      <w:rPr>
        <w:rFonts w:ascii="Arial" w:hAnsi="Arial" w:cs="Arial" w:hint="default"/>
        <w:b w:val="0"/>
      </w:rPr>
    </w:lvl>
    <w:lvl w:ilvl="5">
      <w:start w:val="1"/>
      <w:numFmt w:val="lowerRoman"/>
      <w:lvlText w:val="(%6)"/>
      <w:lvlJc w:val="left"/>
      <w:pPr>
        <w:tabs>
          <w:tab w:val="num" w:pos="2126"/>
        </w:tabs>
        <w:ind w:left="2126" w:hanging="708"/>
      </w:pPr>
      <w:rPr>
        <w:rFonts w:hint="default"/>
      </w:rPr>
    </w:lvl>
    <w:lvl w:ilvl="6">
      <w:start w:val="1"/>
      <w:numFmt w:val="decimal"/>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22" w15:restartNumberingAfterBreak="0">
    <w:nsid w:val="34D351EB"/>
    <w:multiLevelType w:val="multilevel"/>
    <w:tmpl w:val="AB5EBA40"/>
    <w:lvl w:ilvl="0">
      <w:start w:val="1"/>
      <w:numFmt w:val="decimal"/>
      <w:pStyle w:val="Schedule"/>
      <w:suff w:val="nothing"/>
      <w:lvlText w:val="Schedule %1"/>
      <w:lvlJc w:val="left"/>
      <w:pPr>
        <w:ind w:left="0" w:firstLine="0"/>
      </w:pPr>
      <w:rPr>
        <w:rFonts w:ascii="Arial Bold" w:hAnsi="Arial Bold" w:cs="Times New Roman" w:hint="default"/>
        <w:b/>
        <w:i w:val="0"/>
        <w:caps w:val="0"/>
        <w:sz w:val="24"/>
      </w:rPr>
    </w:lvl>
    <w:lvl w:ilvl="1">
      <w:start w:val="1"/>
      <w:numFmt w:val="decimal"/>
      <w:suff w:val="nothing"/>
      <w:lvlText w:val="Schedule %1.%2"/>
      <w:lvlJc w:val="left"/>
      <w:pPr>
        <w:ind w:left="0" w:firstLine="0"/>
      </w:pPr>
      <w:rPr>
        <w:rFonts w:ascii="Arial Bold" w:hAnsi="Arial Bold" w:cs="Times New Roman" w:hint="default"/>
        <w:b/>
        <w:i w:val="0"/>
        <w:caps/>
        <w:sz w:val="20"/>
      </w:rPr>
    </w:lvl>
    <w:lvl w:ilvl="2">
      <w:start w:val="1"/>
      <w:numFmt w:val="decimal"/>
      <w:suff w:val="nothing"/>
      <w:lvlText w:val="Schedule %1.%2.%3"/>
      <w:lvlJc w:val="left"/>
      <w:pPr>
        <w:ind w:left="0" w:firstLine="0"/>
      </w:pPr>
      <w:rPr>
        <w:rFonts w:ascii="Arial Bold" w:hAnsi="Arial Bold" w:cs="Times New Roman" w:hint="default"/>
        <w:b/>
        <w:i w:val="0"/>
        <w:caps/>
        <w:sz w:val="20"/>
      </w:rPr>
    </w:lvl>
    <w:lvl w:ilvl="3">
      <w:start w:val="1"/>
      <w:numFmt w:val="none"/>
      <w:lvlText w:val=""/>
      <w:lvlJc w:val="left"/>
      <w:pPr>
        <w:ind w:left="0" w:firstLine="0"/>
      </w:pPr>
      <w:rPr>
        <w:rFonts w:cs="Times New Roman" w:hint="default"/>
      </w:rPr>
    </w:lvl>
    <w:lvl w:ilvl="4">
      <w:start w:val="1"/>
      <w:numFmt w:val="none"/>
      <w:lvlText w:val=""/>
      <w:lvlJc w:val="left"/>
      <w:pPr>
        <w:ind w:left="0" w:firstLine="0"/>
      </w:pPr>
      <w:rPr>
        <w:rFonts w:cs="Times New Roman" w:hint="default"/>
      </w:rPr>
    </w:lvl>
    <w:lvl w:ilvl="5">
      <w:start w:val="1"/>
      <w:numFmt w:val="none"/>
      <w:lvlText w:val=""/>
      <w:lvlJc w:val="left"/>
      <w:pPr>
        <w:ind w:left="0" w:firstLine="0"/>
      </w:pPr>
      <w:rPr>
        <w:rFonts w:cs="Times New Roman" w:hint="default"/>
      </w:rPr>
    </w:lvl>
    <w:lvl w:ilvl="6">
      <w:start w:val="1"/>
      <w:numFmt w:val="none"/>
      <w:lvlText w:val=""/>
      <w:lvlJc w:val="left"/>
      <w:pPr>
        <w:ind w:left="0" w:firstLine="0"/>
      </w:pPr>
      <w:rPr>
        <w:rFonts w:cs="Times New Roman" w:hint="default"/>
      </w:rPr>
    </w:lvl>
    <w:lvl w:ilvl="7">
      <w:start w:val="1"/>
      <w:numFmt w:val="none"/>
      <w:lvlText w:val=""/>
      <w:lvlJc w:val="left"/>
      <w:pPr>
        <w:ind w:left="0" w:firstLine="0"/>
      </w:pPr>
      <w:rPr>
        <w:rFonts w:cs="Times New Roman" w:hint="default"/>
      </w:rPr>
    </w:lvl>
    <w:lvl w:ilvl="8">
      <w:start w:val="1"/>
      <w:numFmt w:val="none"/>
      <w:lvlText w:val=""/>
      <w:lvlJc w:val="left"/>
      <w:pPr>
        <w:ind w:left="0" w:firstLine="0"/>
      </w:pPr>
      <w:rPr>
        <w:rFonts w:cs="Times New Roman" w:hint="default"/>
      </w:rPr>
    </w:lvl>
  </w:abstractNum>
  <w:abstractNum w:abstractNumId="23"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62D1C26"/>
    <w:multiLevelType w:val="hybridMultilevel"/>
    <w:tmpl w:val="BD26E808"/>
    <w:name w:val="*NumList"/>
    <w:lvl w:ilvl="0" w:tplc="E7EAA6CA">
      <w:start w:val="1"/>
      <w:numFmt w:val="decimal"/>
      <w:pStyle w:val="NumList0"/>
      <w:lvlText w:val="%1."/>
      <w:lvlJc w:val="left"/>
      <w:pPr>
        <w:tabs>
          <w:tab w:val="num" w:pos="720"/>
        </w:tabs>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39733166"/>
    <w:multiLevelType w:val="hybridMultilevel"/>
    <w:tmpl w:val="3C865FF6"/>
    <w:lvl w:ilvl="0" w:tplc="DAC69E5A">
      <w:start w:val="1"/>
      <w:numFmt w:val="decimal"/>
      <w:pStyle w:val="Partie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3A870206"/>
    <w:multiLevelType w:val="multilevel"/>
    <w:tmpl w:val="64020448"/>
    <w:lvl w:ilvl="0">
      <w:start w:val="1"/>
      <w:numFmt w:val="decimal"/>
      <w:pStyle w:val="ScheduleHeading1"/>
      <w:lvlText w:val="%1"/>
      <w:lvlJc w:val="left"/>
      <w:pPr>
        <w:tabs>
          <w:tab w:val="num" w:pos="567"/>
        </w:tabs>
        <w:ind w:left="567" w:hanging="567"/>
      </w:pPr>
      <w:rPr>
        <w:rFonts w:ascii="Arial" w:hAnsi="Arial" w:cs="Times New Roman" w:hint="default"/>
        <w:b w:val="0"/>
        <w:bCs w:val="0"/>
        <w:i w:val="0"/>
        <w:iCs w:val="0"/>
        <w:caps w:val="0"/>
        <w:smallCaps w:val="0"/>
        <w:strike w:val="0"/>
        <w:dstrike w:val="0"/>
        <w:noProof w:val="0"/>
        <w:vanish w:val="0"/>
        <w:color w:val="000000"/>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cheduleHeading2"/>
      <w:lvlText w:val="%1.%2"/>
      <w:lvlJc w:val="left"/>
      <w:pPr>
        <w:tabs>
          <w:tab w:val="num" w:pos="851"/>
        </w:tabs>
        <w:ind w:left="851" w:hanging="851"/>
      </w:pPr>
      <w:rPr>
        <w:rFonts w:ascii="Arial" w:hAnsi="Arial" w:cs="Times New Roman" w:hint="default"/>
        <w:b w:val="0"/>
        <w:bCs w:val="0"/>
        <w:i w:val="0"/>
        <w:iCs w:val="0"/>
        <w:caps w:val="0"/>
        <w:smallCaps w:val="0"/>
        <w:strike w:val="0"/>
        <w:dstrike w:val="0"/>
        <w:noProof w:val="0"/>
        <w:vanish w:val="0"/>
        <w:color w:val="000000"/>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cheduleHeading3"/>
      <w:lvlText w:val="%1.%2.%3"/>
      <w:lvlJc w:val="left"/>
      <w:pPr>
        <w:tabs>
          <w:tab w:val="num" w:pos="1134"/>
        </w:tabs>
        <w:ind w:left="1134" w:hanging="1134"/>
      </w:pPr>
      <w:rPr>
        <w:rFonts w:ascii="Arial" w:hAnsi="Arial" w:hint="default"/>
        <w:b w:val="0"/>
        <w:i w:val="0"/>
        <w:caps w:val="0"/>
        <w:strike w:val="0"/>
        <w:dstrike w:val="0"/>
        <w:vanish w:val="0"/>
        <w:color w:val="auto"/>
        <w:kern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cheduleHeading4"/>
      <w:lvlText w:val="%1.%2.%3.%4"/>
      <w:lvlJc w:val="left"/>
      <w:pPr>
        <w:tabs>
          <w:tab w:val="num" w:pos="1418"/>
        </w:tabs>
        <w:ind w:left="1418" w:hanging="1418"/>
      </w:pPr>
      <w:rPr>
        <w:rFonts w:ascii="Arial" w:hAnsi="Arial" w:hint="default"/>
        <w:b w:val="0"/>
        <w:i w:val="0"/>
        <w:caps w:val="0"/>
        <w:strike w:val="0"/>
        <w:dstrike w:val="0"/>
        <w:vanish w:val="0"/>
        <w:color w:val="000000"/>
        <w:ker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cheduleHeading5"/>
      <w:lvlText w:val="%1.%2.%3.%4.%5"/>
      <w:lvlJc w:val="left"/>
      <w:pPr>
        <w:tabs>
          <w:tab w:val="num" w:pos="1701"/>
        </w:tabs>
        <w:ind w:left="1701" w:hanging="1701"/>
      </w:pPr>
      <w:rPr>
        <w:rFonts w:ascii="Arial" w:hAnsi="Arial" w:hint="default"/>
        <w:b w:val="0"/>
        <w:i w:val="0"/>
        <w:caps w:val="0"/>
        <w:strike w:val="0"/>
        <w:dstrike w:val="0"/>
        <w:vanish w:val="0"/>
        <w:color w:val="auto"/>
        <w:kern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ScheduleHeading6"/>
      <w:lvlText w:val="%1.%2.%3.%4.%5.%6"/>
      <w:lvlJc w:val="left"/>
      <w:pPr>
        <w:tabs>
          <w:tab w:val="num" w:pos="1985"/>
        </w:tabs>
        <w:ind w:left="1985" w:hanging="1985"/>
      </w:pPr>
      <w:rPr>
        <w:rFonts w:hint="default"/>
        <w:caps w:val="0"/>
        <w:strike w:val="0"/>
        <w:dstrike w:val="0"/>
        <w:vanish w:val="0"/>
        <w:color w:val="auto"/>
        <w:ker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567"/>
        </w:tabs>
        <w:ind w:left="567" w:hanging="567"/>
      </w:pPr>
      <w:rPr>
        <w:rFonts w:hint="default"/>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567" w:hanging="567"/>
      </w:pPr>
      <w:rPr>
        <w:rFonts w:hint="default"/>
      </w:rPr>
    </w:lvl>
  </w:abstractNum>
  <w:abstractNum w:abstractNumId="27" w15:restartNumberingAfterBreak="0">
    <w:nsid w:val="4590785F"/>
    <w:multiLevelType w:val="hybridMultilevel"/>
    <w:tmpl w:val="301E6F6A"/>
    <w:lvl w:ilvl="0" w:tplc="6706D5A4">
      <w:start w:val="1"/>
      <w:numFmt w:val="bullet"/>
      <w:pStyle w:val="SEYBLT2"/>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4723C5"/>
    <w:multiLevelType w:val="hybridMultilevel"/>
    <w:tmpl w:val="51C44D7E"/>
    <w:name w:val="*Bullet"/>
    <w:lvl w:ilvl="0" w:tplc="5CC430BE">
      <w:start w:val="1"/>
      <w:numFmt w:val="bullet"/>
      <w:pStyle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7331225"/>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0" w15:restartNumberingAfterBreak="0">
    <w:nsid w:val="594E5BD7"/>
    <w:multiLevelType w:val="hybridMultilevel"/>
    <w:tmpl w:val="3404F2F0"/>
    <w:name w:val="*SEYbt2"/>
    <w:lvl w:ilvl="0" w:tplc="5E204954">
      <w:start w:val="1"/>
      <w:numFmt w:val="bullet"/>
      <w:pStyle w:val="SEYb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DF1AB6"/>
    <w:multiLevelType w:val="multilevel"/>
    <w:tmpl w:val="DB5878E8"/>
    <w:lvl w:ilvl="0">
      <w:start w:val="1"/>
      <w:numFmt w:val="decimal"/>
      <w:pStyle w:val="Level1"/>
      <w:lvlText w:val="%1"/>
      <w:lvlJc w:val="left"/>
      <w:pPr>
        <w:tabs>
          <w:tab w:val="num" w:pos="567"/>
        </w:tabs>
        <w:ind w:left="567" w:hanging="567"/>
      </w:pPr>
      <w:rPr>
        <w:rFonts w:ascii="Arial" w:hAnsi="Arial" w:cs="Times New Roman" w:hint="default"/>
        <w:b w:val="0"/>
        <w:bCs w:val="0"/>
        <w:i w:val="0"/>
        <w:iCs w:val="0"/>
        <w:caps/>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vel2"/>
      <w:lvlText w:val="%1.%2"/>
      <w:lvlJc w:val="left"/>
      <w:pPr>
        <w:tabs>
          <w:tab w:val="num" w:pos="851"/>
        </w:tabs>
        <w:ind w:left="851" w:hanging="851"/>
      </w:pPr>
      <w:rPr>
        <w:rFonts w:ascii="Arial" w:hAnsi="Arial" w:cs="Times New Roman" w:hint="default"/>
        <w:b w:val="0"/>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evel3"/>
      <w:lvlText w:val="%1.%2.%3"/>
      <w:lvlJc w:val="left"/>
      <w:pPr>
        <w:tabs>
          <w:tab w:val="num" w:pos="1134"/>
        </w:tabs>
        <w:ind w:left="1134" w:hanging="1134"/>
      </w:pPr>
      <w:rPr>
        <w:rFonts w:cs="Times New Roman" w:hint="default"/>
        <w:b w:val="0"/>
        <w:bCs w:val="0"/>
        <w:i w:val="0"/>
        <w:iCs w:val="0"/>
        <w:caps w:val="0"/>
        <w:smallCaps w:val="0"/>
        <w:strike w:val="0"/>
        <w:dstrike w:val="0"/>
        <w:noProof w:val="0"/>
        <w:vanish w:val="0"/>
        <w:color w:val="00000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Level4"/>
      <w:lvlText w:val="%1.%2.%3.%4"/>
      <w:lvlJc w:val="left"/>
      <w:pPr>
        <w:tabs>
          <w:tab w:val="num" w:pos="1418"/>
        </w:tabs>
        <w:ind w:left="1418" w:hanging="1418"/>
      </w:pPr>
      <w:rPr>
        <w:rFonts w:ascii="Arial" w:hAnsi="Arial" w:hint="default"/>
        <w:b w:val="0"/>
        <w:i w:val="0"/>
        <w:caps w:val="0"/>
        <w:strike w:val="0"/>
        <w:dstrike w:val="0"/>
        <w:vanish w:val="0"/>
        <w:color w:val="auto"/>
        <w:kern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vel5"/>
      <w:lvlText w:val="%1.%2.%3.%4.%5"/>
      <w:lvlJc w:val="left"/>
      <w:pPr>
        <w:tabs>
          <w:tab w:val="num" w:pos="1701"/>
        </w:tabs>
        <w:ind w:left="1701" w:hanging="1701"/>
      </w:pPr>
      <w:rPr>
        <w:rFonts w:ascii="Arial" w:hAnsi="Arial" w:cs="Times New Roman" w:hint="default"/>
        <w:b w:val="0"/>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Level6"/>
      <w:lvlText w:val="%1.%2.%3.%4.%5.%6"/>
      <w:lvlJc w:val="left"/>
      <w:pPr>
        <w:tabs>
          <w:tab w:val="num" w:pos="1985"/>
        </w:tabs>
        <w:ind w:left="1985" w:hanging="1985"/>
      </w:pPr>
      <w:rPr>
        <w:rFonts w:ascii="Arial" w:hAnsi="Arial" w:cs="Times New Roman" w:hint="default"/>
        <w:b w:val="0"/>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Level7"/>
      <w:lvlText w:val="%1.%2.%3.%4.%5.%6.%7"/>
      <w:lvlJc w:val="left"/>
      <w:pPr>
        <w:tabs>
          <w:tab w:val="num" w:pos="2268"/>
        </w:tabs>
        <w:ind w:left="2268" w:hanging="2268"/>
      </w:pPr>
      <w:rPr>
        <w:rFonts w:ascii="Arial" w:hAnsi="Arial" w:cs="Times New Roman" w:hint="default"/>
        <w:b w:val="0"/>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Restart w:val="6"/>
      <w:pStyle w:val="Level8"/>
      <w:lvlText w:val="%1.%2.%3.%4.%5.%6.%8.%7"/>
      <w:lvlJc w:val="left"/>
      <w:pPr>
        <w:tabs>
          <w:tab w:val="num" w:pos="2552"/>
        </w:tabs>
        <w:ind w:left="2552" w:hanging="2552"/>
      </w:pPr>
      <w:rPr>
        <w:rFonts w:ascii="Arial" w:hAnsi="Arial" w:cs="Times New Roman" w:hint="default"/>
        <w:b w:val="0"/>
        <w:bCs w:val="0"/>
        <w:i w:val="0"/>
        <w:iCs w:val="0"/>
        <w:caps w:val="0"/>
        <w:smallCaps w:val="0"/>
        <w:strike w:val="0"/>
        <w:dstrike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none"/>
      <w:lvlText w:val="%9"/>
      <w:lvlJc w:val="left"/>
      <w:pPr>
        <w:tabs>
          <w:tab w:val="num" w:pos="567"/>
        </w:tabs>
        <w:ind w:left="567" w:hanging="567"/>
      </w:pPr>
      <w:rPr>
        <w:rFonts w:hint="default"/>
      </w:rPr>
    </w:lvl>
  </w:abstractNum>
  <w:abstractNum w:abstractNumId="32" w15:restartNumberingAfterBreak="0">
    <w:nsid w:val="6C6703D7"/>
    <w:multiLevelType w:val="hybridMultilevel"/>
    <w:tmpl w:val="E05A8452"/>
    <w:lvl w:ilvl="0" w:tplc="04090001">
      <w:start w:val="1"/>
      <w:numFmt w:val="bullet"/>
      <w:pStyle w:val="BulletblackAri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7E3E7A"/>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4" w15:restartNumberingAfterBreak="0">
    <w:nsid w:val="7A59741C"/>
    <w:multiLevelType w:val="hybridMultilevel"/>
    <w:tmpl w:val="3474A382"/>
    <w:name w:val="*NumListDbl&gt;"/>
    <w:lvl w:ilvl="0" w:tplc="F4D41A68">
      <w:start w:val="1"/>
      <w:numFmt w:val="decimal"/>
      <w:pStyle w:val="NumListDbl"/>
      <w:lvlText w:val="%1."/>
      <w:lvlJc w:val="left"/>
      <w:pPr>
        <w:tabs>
          <w:tab w:val="num" w:pos="720"/>
        </w:tabs>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7ADD4025"/>
    <w:multiLevelType w:val="hybridMultilevel"/>
    <w:tmpl w:val="19FE9F7A"/>
    <w:name w:val="List Paragraph"/>
    <w:lvl w:ilvl="0" w:tplc="98382B5E">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E014B5C"/>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 w15:restartNumberingAfterBreak="0">
    <w:nsid w:val="7E98535C"/>
    <w:multiLevelType w:val="hybridMultilevel"/>
    <w:tmpl w:val="FA32DDD2"/>
    <w:name w:val="*SEYeBlt1"/>
    <w:lvl w:ilvl="0" w:tplc="192E3FD4">
      <w:start w:val="1"/>
      <w:numFmt w:val="bullet"/>
      <w:pStyle w:val="SEYeBl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BF2ADB"/>
    <w:multiLevelType w:val="hybridMultilevel"/>
    <w:tmpl w:val="9F6EC4DC"/>
    <w:name w:val="*SEYeNl1"/>
    <w:lvl w:ilvl="0" w:tplc="DA2A382A">
      <w:start w:val="1"/>
      <w:numFmt w:val="decimal"/>
      <w:pStyle w:val="SEYeNl1"/>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9"/>
  </w:num>
  <w:num w:numId="2">
    <w:abstractNumId w:val="28"/>
  </w:num>
  <w:num w:numId="3">
    <w:abstractNumId w:val="24"/>
  </w:num>
  <w:num w:numId="4">
    <w:abstractNumId w:val="1"/>
  </w:num>
  <w:num w:numId="5">
    <w:abstractNumId w:val="34"/>
  </w:num>
  <w:num w:numId="6">
    <w:abstractNumId w:val="37"/>
  </w:num>
  <w:num w:numId="7">
    <w:abstractNumId w:val="2"/>
  </w:num>
  <w:num w:numId="8">
    <w:abstractNumId w:val="38"/>
  </w:num>
  <w:num w:numId="9">
    <w:abstractNumId w:val="17"/>
  </w:num>
  <w:num w:numId="10">
    <w:abstractNumId w:val="13"/>
  </w:num>
  <w:num w:numId="11">
    <w:abstractNumId w:val="30"/>
  </w:num>
  <w:num w:numId="12">
    <w:abstractNumId w:val="32"/>
  </w:num>
  <w:num w:numId="13">
    <w:abstractNumId w:val="11"/>
  </w:num>
  <w:num w:numId="14">
    <w:abstractNumId w:val="27"/>
  </w:num>
  <w:num w:numId="15">
    <w:abstractNumId w:val="7"/>
  </w:num>
  <w:num w:numId="16">
    <w:abstractNumId w:val="9"/>
  </w:num>
  <w:num w:numId="17">
    <w:abstractNumId w:val="20"/>
  </w:num>
  <w:num w:numId="18">
    <w:abstractNumId w:val="31"/>
  </w:num>
  <w:num w:numId="19">
    <w:abstractNumId w:val="5"/>
  </w:num>
  <w:num w:numId="20">
    <w:abstractNumId w:val="16"/>
  </w:num>
  <w:num w:numId="21">
    <w:abstractNumId w:val="22"/>
  </w:num>
  <w:num w:numId="22">
    <w:abstractNumId w:val="26"/>
  </w:num>
  <w:num w:numId="23">
    <w:abstractNumId w:val="0"/>
  </w:num>
  <w:num w:numId="24">
    <w:abstractNumId w:val="12"/>
  </w:num>
  <w:num w:numId="25">
    <w:abstractNumId w:val="14"/>
  </w:num>
  <w:num w:numId="26">
    <w:abstractNumId w:val="15"/>
  </w:num>
  <w:num w:numId="27">
    <w:abstractNumId w:val="21"/>
  </w:num>
  <w:num w:numId="28">
    <w:abstractNumId w:val="25"/>
  </w:num>
  <w:num w:numId="29">
    <w:abstractNumId w:val="4"/>
  </w:num>
  <w:num w:numId="30">
    <w:abstractNumId w:val="29"/>
  </w:num>
  <w:num w:numId="31">
    <w:abstractNumId w:val="33"/>
  </w:num>
  <w:num w:numId="32">
    <w:abstractNumId w:val="36"/>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Himanshu Malik (Open)">
    <w15:presenceInfo w15:providerId="None" w15:userId="Himanshu Malik (Open)&#10;"/>
  </w15:person>
  <w15:person w15:author="Himanshu Malik (Open)&#10;">
    <w15:presenceInfo w15:providerId="None" w15:userId="Himanshu Malik (Open)&#10;"/>
  </w15:person>
  <w15:person w15:author="Himanshu Malik (Open) [2]">
    <w15:presenceInfo w15:providerId="None" w15:userId="Himanshu Malik (Open)&#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embedSystemFonts/>
  <w:proofState w:spelling="clean" w:grammar="clean"/>
  <w:trackRevisions/>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xNzYwMze0MDI1tzBT0lEKTi0uzszPAykwrAUAngkfKSwAAAA="/>
  </w:docVars>
  <w:rsids>
    <w:rsidRoot w:val="00F25C0A"/>
    <w:rsid w:val="00000DDB"/>
    <w:rsid w:val="00004196"/>
    <w:rsid w:val="00004E30"/>
    <w:rsid w:val="00005F1E"/>
    <w:rsid w:val="000079D3"/>
    <w:rsid w:val="000079F0"/>
    <w:rsid w:val="0001063A"/>
    <w:rsid w:val="00011640"/>
    <w:rsid w:val="00012CB5"/>
    <w:rsid w:val="00014C0D"/>
    <w:rsid w:val="00016A42"/>
    <w:rsid w:val="000177F9"/>
    <w:rsid w:val="00022F78"/>
    <w:rsid w:val="000238D2"/>
    <w:rsid w:val="0002474D"/>
    <w:rsid w:val="00026647"/>
    <w:rsid w:val="00032BFD"/>
    <w:rsid w:val="0003319E"/>
    <w:rsid w:val="000336B8"/>
    <w:rsid w:val="000348FA"/>
    <w:rsid w:val="000350C3"/>
    <w:rsid w:val="000351E9"/>
    <w:rsid w:val="00035FB5"/>
    <w:rsid w:val="000365A8"/>
    <w:rsid w:val="0003715D"/>
    <w:rsid w:val="00037DA2"/>
    <w:rsid w:val="0004123F"/>
    <w:rsid w:val="00041563"/>
    <w:rsid w:val="000418C7"/>
    <w:rsid w:val="00042FE9"/>
    <w:rsid w:val="000447FD"/>
    <w:rsid w:val="000465BB"/>
    <w:rsid w:val="0005233B"/>
    <w:rsid w:val="0005358B"/>
    <w:rsid w:val="00053880"/>
    <w:rsid w:val="00060356"/>
    <w:rsid w:val="00062C94"/>
    <w:rsid w:val="00064A51"/>
    <w:rsid w:val="000705C7"/>
    <w:rsid w:val="00070BDE"/>
    <w:rsid w:val="00071086"/>
    <w:rsid w:val="000715CF"/>
    <w:rsid w:val="0007485A"/>
    <w:rsid w:val="00074C61"/>
    <w:rsid w:val="0007568F"/>
    <w:rsid w:val="0007649F"/>
    <w:rsid w:val="00082C42"/>
    <w:rsid w:val="0008503D"/>
    <w:rsid w:val="0008665F"/>
    <w:rsid w:val="00086E26"/>
    <w:rsid w:val="000876D7"/>
    <w:rsid w:val="00093499"/>
    <w:rsid w:val="00097554"/>
    <w:rsid w:val="000A14F9"/>
    <w:rsid w:val="000A40EF"/>
    <w:rsid w:val="000A78E5"/>
    <w:rsid w:val="000B107B"/>
    <w:rsid w:val="000B2EB0"/>
    <w:rsid w:val="000B359D"/>
    <w:rsid w:val="000B4EC0"/>
    <w:rsid w:val="000B7F19"/>
    <w:rsid w:val="000C179A"/>
    <w:rsid w:val="000C1DE6"/>
    <w:rsid w:val="000C22BA"/>
    <w:rsid w:val="000C4256"/>
    <w:rsid w:val="000C461C"/>
    <w:rsid w:val="000C5DAE"/>
    <w:rsid w:val="000D305A"/>
    <w:rsid w:val="000D3FD8"/>
    <w:rsid w:val="000D4028"/>
    <w:rsid w:val="000D41CC"/>
    <w:rsid w:val="000D7F73"/>
    <w:rsid w:val="000E04DE"/>
    <w:rsid w:val="000E05B4"/>
    <w:rsid w:val="000E2D95"/>
    <w:rsid w:val="000E3009"/>
    <w:rsid w:val="000E36F4"/>
    <w:rsid w:val="000E4309"/>
    <w:rsid w:val="000E5F4B"/>
    <w:rsid w:val="000E6B45"/>
    <w:rsid w:val="000F24E8"/>
    <w:rsid w:val="000F5AC1"/>
    <w:rsid w:val="000F6611"/>
    <w:rsid w:val="000F782D"/>
    <w:rsid w:val="001001B4"/>
    <w:rsid w:val="001027ED"/>
    <w:rsid w:val="0010316D"/>
    <w:rsid w:val="0010317F"/>
    <w:rsid w:val="00106D05"/>
    <w:rsid w:val="0011016F"/>
    <w:rsid w:val="00111558"/>
    <w:rsid w:val="001160CF"/>
    <w:rsid w:val="001175C5"/>
    <w:rsid w:val="00117F6E"/>
    <w:rsid w:val="00121614"/>
    <w:rsid w:val="001228C7"/>
    <w:rsid w:val="001231EA"/>
    <w:rsid w:val="001248E0"/>
    <w:rsid w:val="001253B3"/>
    <w:rsid w:val="00127FBB"/>
    <w:rsid w:val="00130798"/>
    <w:rsid w:val="001351E6"/>
    <w:rsid w:val="0013624D"/>
    <w:rsid w:val="00136795"/>
    <w:rsid w:val="00141384"/>
    <w:rsid w:val="001525F0"/>
    <w:rsid w:val="00154BA4"/>
    <w:rsid w:val="00157640"/>
    <w:rsid w:val="001605D4"/>
    <w:rsid w:val="00162355"/>
    <w:rsid w:val="00162670"/>
    <w:rsid w:val="001633E1"/>
    <w:rsid w:val="0016770C"/>
    <w:rsid w:val="001712EE"/>
    <w:rsid w:val="001718E0"/>
    <w:rsid w:val="00173130"/>
    <w:rsid w:val="00173BE6"/>
    <w:rsid w:val="00177FA7"/>
    <w:rsid w:val="001801D1"/>
    <w:rsid w:val="0018101D"/>
    <w:rsid w:val="001830C4"/>
    <w:rsid w:val="00185CAD"/>
    <w:rsid w:val="00186252"/>
    <w:rsid w:val="00196197"/>
    <w:rsid w:val="0019766F"/>
    <w:rsid w:val="001B4956"/>
    <w:rsid w:val="001B5E30"/>
    <w:rsid w:val="001B7AD3"/>
    <w:rsid w:val="001C0CD5"/>
    <w:rsid w:val="001C1DB2"/>
    <w:rsid w:val="001C799C"/>
    <w:rsid w:val="001D01CA"/>
    <w:rsid w:val="001D1C73"/>
    <w:rsid w:val="001D2E51"/>
    <w:rsid w:val="001D2F2E"/>
    <w:rsid w:val="001D446D"/>
    <w:rsid w:val="001D7541"/>
    <w:rsid w:val="001D7A2B"/>
    <w:rsid w:val="001E1D38"/>
    <w:rsid w:val="001E2049"/>
    <w:rsid w:val="001E2EAE"/>
    <w:rsid w:val="001E4505"/>
    <w:rsid w:val="001E57B9"/>
    <w:rsid w:val="001E6424"/>
    <w:rsid w:val="001F3AF8"/>
    <w:rsid w:val="001F3C6E"/>
    <w:rsid w:val="001F6E61"/>
    <w:rsid w:val="00200020"/>
    <w:rsid w:val="00201D70"/>
    <w:rsid w:val="00202DEE"/>
    <w:rsid w:val="002046A1"/>
    <w:rsid w:val="0020481D"/>
    <w:rsid w:val="00204EB6"/>
    <w:rsid w:val="002052DD"/>
    <w:rsid w:val="0020568A"/>
    <w:rsid w:val="002057E1"/>
    <w:rsid w:val="00205F6C"/>
    <w:rsid w:val="002077A1"/>
    <w:rsid w:val="00210610"/>
    <w:rsid w:val="00211DD9"/>
    <w:rsid w:val="00213174"/>
    <w:rsid w:val="002135C0"/>
    <w:rsid w:val="00220489"/>
    <w:rsid w:val="0022121B"/>
    <w:rsid w:val="00224663"/>
    <w:rsid w:val="0022632E"/>
    <w:rsid w:val="00230473"/>
    <w:rsid w:val="00234446"/>
    <w:rsid w:val="002352CD"/>
    <w:rsid w:val="0023539F"/>
    <w:rsid w:val="002379FE"/>
    <w:rsid w:val="0024367E"/>
    <w:rsid w:val="00243A06"/>
    <w:rsid w:val="00251685"/>
    <w:rsid w:val="00251C90"/>
    <w:rsid w:val="00253AD7"/>
    <w:rsid w:val="002549B4"/>
    <w:rsid w:val="00254AD2"/>
    <w:rsid w:val="002560AB"/>
    <w:rsid w:val="0026101D"/>
    <w:rsid w:val="002646BE"/>
    <w:rsid w:val="00265E81"/>
    <w:rsid w:val="002661B3"/>
    <w:rsid w:val="0027061E"/>
    <w:rsid w:val="00270E48"/>
    <w:rsid w:val="00273C2D"/>
    <w:rsid w:val="00274F66"/>
    <w:rsid w:val="00276A64"/>
    <w:rsid w:val="002838AD"/>
    <w:rsid w:val="002846BF"/>
    <w:rsid w:val="00286A1F"/>
    <w:rsid w:val="00286F1F"/>
    <w:rsid w:val="002876AA"/>
    <w:rsid w:val="00291D08"/>
    <w:rsid w:val="00292857"/>
    <w:rsid w:val="00293AC4"/>
    <w:rsid w:val="00293DE7"/>
    <w:rsid w:val="002A0799"/>
    <w:rsid w:val="002A2C3F"/>
    <w:rsid w:val="002A33AE"/>
    <w:rsid w:val="002A449E"/>
    <w:rsid w:val="002A678E"/>
    <w:rsid w:val="002A730F"/>
    <w:rsid w:val="002B0082"/>
    <w:rsid w:val="002B05F3"/>
    <w:rsid w:val="002B2270"/>
    <w:rsid w:val="002B34AC"/>
    <w:rsid w:val="002B461F"/>
    <w:rsid w:val="002B5CB8"/>
    <w:rsid w:val="002B6FE0"/>
    <w:rsid w:val="002C0F0B"/>
    <w:rsid w:val="002C3C11"/>
    <w:rsid w:val="002C4C2F"/>
    <w:rsid w:val="002C5741"/>
    <w:rsid w:val="002D1F0A"/>
    <w:rsid w:val="002D3384"/>
    <w:rsid w:val="002D57F6"/>
    <w:rsid w:val="002E042A"/>
    <w:rsid w:val="002E1F86"/>
    <w:rsid w:val="002E5EC7"/>
    <w:rsid w:val="002E75BF"/>
    <w:rsid w:val="002E7AE3"/>
    <w:rsid w:val="002E7F09"/>
    <w:rsid w:val="002F2D89"/>
    <w:rsid w:val="002F358A"/>
    <w:rsid w:val="002F75F8"/>
    <w:rsid w:val="003035B1"/>
    <w:rsid w:val="0030533E"/>
    <w:rsid w:val="00305911"/>
    <w:rsid w:val="0030680B"/>
    <w:rsid w:val="00306D52"/>
    <w:rsid w:val="00311033"/>
    <w:rsid w:val="00311BB8"/>
    <w:rsid w:val="003125EE"/>
    <w:rsid w:val="003223B4"/>
    <w:rsid w:val="00322D07"/>
    <w:rsid w:val="003236CE"/>
    <w:rsid w:val="00323751"/>
    <w:rsid w:val="0032497D"/>
    <w:rsid w:val="00327B12"/>
    <w:rsid w:val="0033013E"/>
    <w:rsid w:val="00330ED9"/>
    <w:rsid w:val="00332B01"/>
    <w:rsid w:val="00333322"/>
    <w:rsid w:val="00335C0F"/>
    <w:rsid w:val="00340951"/>
    <w:rsid w:val="00341A6F"/>
    <w:rsid w:val="0034227D"/>
    <w:rsid w:val="003428A7"/>
    <w:rsid w:val="00344BDA"/>
    <w:rsid w:val="00345D88"/>
    <w:rsid w:val="00346068"/>
    <w:rsid w:val="0034647A"/>
    <w:rsid w:val="003464F0"/>
    <w:rsid w:val="003500CC"/>
    <w:rsid w:val="0035191C"/>
    <w:rsid w:val="00352F1F"/>
    <w:rsid w:val="00355BD2"/>
    <w:rsid w:val="00355D7A"/>
    <w:rsid w:val="00360D51"/>
    <w:rsid w:val="00362E3C"/>
    <w:rsid w:val="003643E5"/>
    <w:rsid w:val="003644BC"/>
    <w:rsid w:val="0037038A"/>
    <w:rsid w:val="0037212A"/>
    <w:rsid w:val="00372A4B"/>
    <w:rsid w:val="00375D06"/>
    <w:rsid w:val="00376CEF"/>
    <w:rsid w:val="003800FD"/>
    <w:rsid w:val="003818CB"/>
    <w:rsid w:val="00381930"/>
    <w:rsid w:val="00381DEC"/>
    <w:rsid w:val="00386501"/>
    <w:rsid w:val="0039057B"/>
    <w:rsid w:val="00395D17"/>
    <w:rsid w:val="00395EE3"/>
    <w:rsid w:val="003A044F"/>
    <w:rsid w:val="003A57AF"/>
    <w:rsid w:val="003A643B"/>
    <w:rsid w:val="003A78DC"/>
    <w:rsid w:val="003B0E12"/>
    <w:rsid w:val="003B7250"/>
    <w:rsid w:val="003B760F"/>
    <w:rsid w:val="003C0BDF"/>
    <w:rsid w:val="003C15D4"/>
    <w:rsid w:val="003C1A04"/>
    <w:rsid w:val="003C5907"/>
    <w:rsid w:val="003C6043"/>
    <w:rsid w:val="003D08EE"/>
    <w:rsid w:val="003D13E1"/>
    <w:rsid w:val="003D1BCE"/>
    <w:rsid w:val="003D474A"/>
    <w:rsid w:val="003D6ED5"/>
    <w:rsid w:val="003D70CD"/>
    <w:rsid w:val="003E0412"/>
    <w:rsid w:val="003E1843"/>
    <w:rsid w:val="003E2284"/>
    <w:rsid w:val="003E516A"/>
    <w:rsid w:val="003F069B"/>
    <w:rsid w:val="003F07AA"/>
    <w:rsid w:val="003F2F0D"/>
    <w:rsid w:val="003F4E89"/>
    <w:rsid w:val="003F715D"/>
    <w:rsid w:val="003F723E"/>
    <w:rsid w:val="00400809"/>
    <w:rsid w:val="00400C40"/>
    <w:rsid w:val="004016FF"/>
    <w:rsid w:val="00401AD5"/>
    <w:rsid w:val="00401CA2"/>
    <w:rsid w:val="0040503C"/>
    <w:rsid w:val="00413A50"/>
    <w:rsid w:val="00416527"/>
    <w:rsid w:val="00416764"/>
    <w:rsid w:val="00417DAA"/>
    <w:rsid w:val="004228F5"/>
    <w:rsid w:val="00422EA8"/>
    <w:rsid w:val="00423ED2"/>
    <w:rsid w:val="0042447E"/>
    <w:rsid w:val="004261D1"/>
    <w:rsid w:val="00435236"/>
    <w:rsid w:val="00436389"/>
    <w:rsid w:val="0043712D"/>
    <w:rsid w:val="004432C6"/>
    <w:rsid w:val="00444BDB"/>
    <w:rsid w:val="00445C2E"/>
    <w:rsid w:val="00451212"/>
    <w:rsid w:val="0045627A"/>
    <w:rsid w:val="004570F0"/>
    <w:rsid w:val="00457CBA"/>
    <w:rsid w:val="004603E8"/>
    <w:rsid w:val="0046299D"/>
    <w:rsid w:val="004636E8"/>
    <w:rsid w:val="00471C35"/>
    <w:rsid w:val="00471EDE"/>
    <w:rsid w:val="00472F8E"/>
    <w:rsid w:val="00474777"/>
    <w:rsid w:val="0047610C"/>
    <w:rsid w:val="00476C15"/>
    <w:rsid w:val="00476C82"/>
    <w:rsid w:val="0047724E"/>
    <w:rsid w:val="00480F93"/>
    <w:rsid w:val="004817B3"/>
    <w:rsid w:val="004820E6"/>
    <w:rsid w:val="0048713D"/>
    <w:rsid w:val="00487A97"/>
    <w:rsid w:val="0049067F"/>
    <w:rsid w:val="00492960"/>
    <w:rsid w:val="00495507"/>
    <w:rsid w:val="004A0479"/>
    <w:rsid w:val="004A0AE2"/>
    <w:rsid w:val="004A30BE"/>
    <w:rsid w:val="004A3826"/>
    <w:rsid w:val="004A6095"/>
    <w:rsid w:val="004A7276"/>
    <w:rsid w:val="004B1F25"/>
    <w:rsid w:val="004B38F6"/>
    <w:rsid w:val="004B3DCA"/>
    <w:rsid w:val="004B4D5B"/>
    <w:rsid w:val="004B52C3"/>
    <w:rsid w:val="004B5976"/>
    <w:rsid w:val="004B777B"/>
    <w:rsid w:val="004C1A1E"/>
    <w:rsid w:val="004C249B"/>
    <w:rsid w:val="004C4E8E"/>
    <w:rsid w:val="004C5D27"/>
    <w:rsid w:val="004D05C7"/>
    <w:rsid w:val="004D2E1C"/>
    <w:rsid w:val="004D418B"/>
    <w:rsid w:val="004D506D"/>
    <w:rsid w:val="004D5BC0"/>
    <w:rsid w:val="004D6E92"/>
    <w:rsid w:val="004D7378"/>
    <w:rsid w:val="004E0B10"/>
    <w:rsid w:val="004E439A"/>
    <w:rsid w:val="004E64FA"/>
    <w:rsid w:val="004F158D"/>
    <w:rsid w:val="004F19A7"/>
    <w:rsid w:val="004F2079"/>
    <w:rsid w:val="004F237B"/>
    <w:rsid w:val="004F28C4"/>
    <w:rsid w:val="004F2D99"/>
    <w:rsid w:val="004F75AD"/>
    <w:rsid w:val="00500FB4"/>
    <w:rsid w:val="0050130C"/>
    <w:rsid w:val="0050376F"/>
    <w:rsid w:val="005042E9"/>
    <w:rsid w:val="00507BDA"/>
    <w:rsid w:val="0051057A"/>
    <w:rsid w:val="00514FC5"/>
    <w:rsid w:val="005157C0"/>
    <w:rsid w:val="00516C03"/>
    <w:rsid w:val="00517FE1"/>
    <w:rsid w:val="0052160F"/>
    <w:rsid w:val="00521B45"/>
    <w:rsid w:val="005229C8"/>
    <w:rsid w:val="00523775"/>
    <w:rsid w:val="00527F3C"/>
    <w:rsid w:val="0053053E"/>
    <w:rsid w:val="00531C5A"/>
    <w:rsid w:val="005334B3"/>
    <w:rsid w:val="00535D04"/>
    <w:rsid w:val="00537CB6"/>
    <w:rsid w:val="00541094"/>
    <w:rsid w:val="00542313"/>
    <w:rsid w:val="0054358F"/>
    <w:rsid w:val="00544C3F"/>
    <w:rsid w:val="00544E2D"/>
    <w:rsid w:val="00547969"/>
    <w:rsid w:val="00551068"/>
    <w:rsid w:val="00557B31"/>
    <w:rsid w:val="00557D46"/>
    <w:rsid w:val="005653E3"/>
    <w:rsid w:val="005667CE"/>
    <w:rsid w:val="00566B0D"/>
    <w:rsid w:val="00570FF1"/>
    <w:rsid w:val="00572DCE"/>
    <w:rsid w:val="00572DDE"/>
    <w:rsid w:val="005749D5"/>
    <w:rsid w:val="00576BC1"/>
    <w:rsid w:val="00576FE3"/>
    <w:rsid w:val="00580E8F"/>
    <w:rsid w:val="00585E8E"/>
    <w:rsid w:val="00590201"/>
    <w:rsid w:val="0059111E"/>
    <w:rsid w:val="005911C9"/>
    <w:rsid w:val="00592033"/>
    <w:rsid w:val="00593D5E"/>
    <w:rsid w:val="005942D6"/>
    <w:rsid w:val="0059532B"/>
    <w:rsid w:val="005A5E1B"/>
    <w:rsid w:val="005A7183"/>
    <w:rsid w:val="005A7952"/>
    <w:rsid w:val="005B57E7"/>
    <w:rsid w:val="005C0146"/>
    <w:rsid w:val="005C192D"/>
    <w:rsid w:val="005C2C04"/>
    <w:rsid w:val="005C315B"/>
    <w:rsid w:val="005C3B44"/>
    <w:rsid w:val="005C685A"/>
    <w:rsid w:val="005C7032"/>
    <w:rsid w:val="005C7C71"/>
    <w:rsid w:val="005D0AD8"/>
    <w:rsid w:val="005D349B"/>
    <w:rsid w:val="005D3846"/>
    <w:rsid w:val="005D4146"/>
    <w:rsid w:val="005D4B8F"/>
    <w:rsid w:val="005D5167"/>
    <w:rsid w:val="005E0777"/>
    <w:rsid w:val="005E088B"/>
    <w:rsid w:val="005E0F62"/>
    <w:rsid w:val="005E4361"/>
    <w:rsid w:val="005F15DF"/>
    <w:rsid w:val="005F2F10"/>
    <w:rsid w:val="005F3351"/>
    <w:rsid w:val="005F5367"/>
    <w:rsid w:val="005F6382"/>
    <w:rsid w:val="005F7811"/>
    <w:rsid w:val="00607465"/>
    <w:rsid w:val="0061287E"/>
    <w:rsid w:val="006151E9"/>
    <w:rsid w:val="00616CC8"/>
    <w:rsid w:val="00617205"/>
    <w:rsid w:val="0061775A"/>
    <w:rsid w:val="00624CDF"/>
    <w:rsid w:val="006270A0"/>
    <w:rsid w:val="00630659"/>
    <w:rsid w:val="0063191A"/>
    <w:rsid w:val="00632917"/>
    <w:rsid w:val="00633226"/>
    <w:rsid w:val="0063435F"/>
    <w:rsid w:val="00636488"/>
    <w:rsid w:val="0063743C"/>
    <w:rsid w:val="00640FCB"/>
    <w:rsid w:val="006424C7"/>
    <w:rsid w:val="00642D9A"/>
    <w:rsid w:val="00644137"/>
    <w:rsid w:val="00645A56"/>
    <w:rsid w:val="00647932"/>
    <w:rsid w:val="00650139"/>
    <w:rsid w:val="00650ED7"/>
    <w:rsid w:val="0066448F"/>
    <w:rsid w:val="006678F2"/>
    <w:rsid w:val="00670EBE"/>
    <w:rsid w:val="00672084"/>
    <w:rsid w:val="00672D11"/>
    <w:rsid w:val="0067592F"/>
    <w:rsid w:val="0067751B"/>
    <w:rsid w:val="006802F3"/>
    <w:rsid w:val="00681A73"/>
    <w:rsid w:val="006842F1"/>
    <w:rsid w:val="00691684"/>
    <w:rsid w:val="0069589B"/>
    <w:rsid w:val="006969EF"/>
    <w:rsid w:val="006A15EE"/>
    <w:rsid w:val="006A27BD"/>
    <w:rsid w:val="006A5AE7"/>
    <w:rsid w:val="006B03CB"/>
    <w:rsid w:val="006B05F6"/>
    <w:rsid w:val="006B124D"/>
    <w:rsid w:val="006B2BF0"/>
    <w:rsid w:val="006B58F3"/>
    <w:rsid w:val="006C2186"/>
    <w:rsid w:val="006C26CA"/>
    <w:rsid w:val="006C43DD"/>
    <w:rsid w:val="006D2B7D"/>
    <w:rsid w:val="006D2D6C"/>
    <w:rsid w:val="006D42DD"/>
    <w:rsid w:val="006D4B02"/>
    <w:rsid w:val="006D566D"/>
    <w:rsid w:val="006D7D01"/>
    <w:rsid w:val="006E111C"/>
    <w:rsid w:val="006E2875"/>
    <w:rsid w:val="006E44BC"/>
    <w:rsid w:val="006E49F8"/>
    <w:rsid w:val="006E530C"/>
    <w:rsid w:val="006E7349"/>
    <w:rsid w:val="006F0073"/>
    <w:rsid w:val="006F0674"/>
    <w:rsid w:val="006F0CB5"/>
    <w:rsid w:val="006F1CB8"/>
    <w:rsid w:val="006F315F"/>
    <w:rsid w:val="006F3C33"/>
    <w:rsid w:val="006F76D4"/>
    <w:rsid w:val="00700FE0"/>
    <w:rsid w:val="0070342A"/>
    <w:rsid w:val="0070414F"/>
    <w:rsid w:val="00704F36"/>
    <w:rsid w:val="00706C07"/>
    <w:rsid w:val="00715721"/>
    <w:rsid w:val="00715F61"/>
    <w:rsid w:val="0072028C"/>
    <w:rsid w:val="00721B86"/>
    <w:rsid w:val="00723FAA"/>
    <w:rsid w:val="00727ECD"/>
    <w:rsid w:val="00734915"/>
    <w:rsid w:val="007354AE"/>
    <w:rsid w:val="00735570"/>
    <w:rsid w:val="007357CE"/>
    <w:rsid w:val="00735950"/>
    <w:rsid w:val="007361BD"/>
    <w:rsid w:val="00737F59"/>
    <w:rsid w:val="007415DA"/>
    <w:rsid w:val="007432A0"/>
    <w:rsid w:val="00743E80"/>
    <w:rsid w:val="0074455B"/>
    <w:rsid w:val="007445E6"/>
    <w:rsid w:val="00744C74"/>
    <w:rsid w:val="007451D6"/>
    <w:rsid w:val="00745A36"/>
    <w:rsid w:val="0074660F"/>
    <w:rsid w:val="00747718"/>
    <w:rsid w:val="007566E1"/>
    <w:rsid w:val="007571F0"/>
    <w:rsid w:val="007605CD"/>
    <w:rsid w:val="00760EE6"/>
    <w:rsid w:val="00761FB6"/>
    <w:rsid w:val="00763233"/>
    <w:rsid w:val="00764495"/>
    <w:rsid w:val="007673DD"/>
    <w:rsid w:val="007700EC"/>
    <w:rsid w:val="007703F8"/>
    <w:rsid w:val="00772712"/>
    <w:rsid w:val="00783512"/>
    <w:rsid w:val="0078361F"/>
    <w:rsid w:val="00783A5B"/>
    <w:rsid w:val="00784A77"/>
    <w:rsid w:val="007850B0"/>
    <w:rsid w:val="00785D39"/>
    <w:rsid w:val="00787139"/>
    <w:rsid w:val="00787871"/>
    <w:rsid w:val="007920BF"/>
    <w:rsid w:val="00792857"/>
    <w:rsid w:val="00792AEF"/>
    <w:rsid w:val="00792D78"/>
    <w:rsid w:val="00794725"/>
    <w:rsid w:val="00795AF6"/>
    <w:rsid w:val="00796DB2"/>
    <w:rsid w:val="00797FFA"/>
    <w:rsid w:val="007A0FAF"/>
    <w:rsid w:val="007A4771"/>
    <w:rsid w:val="007A6C47"/>
    <w:rsid w:val="007B07B9"/>
    <w:rsid w:val="007B4187"/>
    <w:rsid w:val="007C0989"/>
    <w:rsid w:val="007C31F7"/>
    <w:rsid w:val="007C3489"/>
    <w:rsid w:val="007C3655"/>
    <w:rsid w:val="007C7F61"/>
    <w:rsid w:val="007D012C"/>
    <w:rsid w:val="007D0490"/>
    <w:rsid w:val="007D287A"/>
    <w:rsid w:val="007E4019"/>
    <w:rsid w:val="007E4C65"/>
    <w:rsid w:val="007E69F7"/>
    <w:rsid w:val="007F2291"/>
    <w:rsid w:val="007F246C"/>
    <w:rsid w:val="007F2F29"/>
    <w:rsid w:val="007F5A09"/>
    <w:rsid w:val="007F5B81"/>
    <w:rsid w:val="0080040D"/>
    <w:rsid w:val="00800AFC"/>
    <w:rsid w:val="00800D55"/>
    <w:rsid w:val="00801AC4"/>
    <w:rsid w:val="008021EA"/>
    <w:rsid w:val="00803A79"/>
    <w:rsid w:val="00804E2C"/>
    <w:rsid w:val="00814A2B"/>
    <w:rsid w:val="008203A9"/>
    <w:rsid w:val="00820B68"/>
    <w:rsid w:val="00821C15"/>
    <w:rsid w:val="0082208C"/>
    <w:rsid w:val="0082210C"/>
    <w:rsid w:val="0082386A"/>
    <w:rsid w:val="00824091"/>
    <w:rsid w:val="008367AD"/>
    <w:rsid w:val="0083739E"/>
    <w:rsid w:val="00842000"/>
    <w:rsid w:val="008427EF"/>
    <w:rsid w:val="008447A4"/>
    <w:rsid w:val="00850916"/>
    <w:rsid w:val="008514CF"/>
    <w:rsid w:val="00852A07"/>
    <w:rsid w:val="00853FF4"/>
    <w:rsid w:val="00854013"/>
    <w:rsid w:val="00855CA1"/>
    <w:rsid w:val="008575BC"/>
    <w:rsid w:val="00860164"/>
    <w:rsid w:val="008671B3"/>
    <w:rsid w:val="00867962"/>
    <w:rsid w:val="00870797"/>
    <w:rsid w:val="00870ED7"/>
    <w:rsid w:val="00871D5D"/>
    <w:rsid w:val="00875F5A"/>
    <w:rsid w:val="00881403"/>
    <w:rsid w:val="00881958"/>
    <w:rsid w:val="00884718"/>
    <w:rsid w:val="00884927"/>
    <w:rsid w:val="0088791B"/>
    <w:rsid w:val="0089490E"/>
    <w:rsid w:val="008A0AA3"/>
    <w:rsid w:val="008A4B91"/>
    <w:rsid w:val="008A5362"/>
    <w:rsid w:val="008A5E15"/>
    <w:rsid w:val="008A6541"/>
    <w:rsid w:val="008A740F"/>
    <w:rsid w:val="008A7AFA"/>
    <w:rsid w:val="008B3DD0"/>
    <w:rsid w:val="008B51B2"/>
    <w:rsid w:val="008B7DF8"/>
    <w:rsid w:val="008C3000"/>
    <w:rsid w:val="008C4B10"/>
    <w:rsid w:val="008C5F37"/>
    <w:rsid w:val="008C651F"/>
    <w:rsid w:val="008C726A"/>
    <w:rsid w:val="008D03A9"/>
    <w:rsid w:val="008D10EB"/>
    <w:rsid w:val="008D20CE"/>
    <w:rsid w:val="008D26F4"/>
    <w:rsid w:val="008D2F54"/>
    <w:rsid w:val="008D383E"/>
    <w:rsid w:val="008D4EC8"/>
    <w:rsid w:val="008D7204"/>
    <w:rsid w:val="008E0469"/>
    <w:rsid w:val="008E32E1"/>
    <w:rsid w:val="008E57A4"/>
    <w:rsid w:val="008E5FFD"/>
    <w:rsid w:val="008E74AC"/>
    <w:rsid w:val="008E7ABB"/>
    <w:rsid w:val="008E7B6A"/>
    <w:rsid w:val="008F142A"/>
    <w:rsid w:val="008F2378"/>
    <w:rsid w:val="008F38EC"/>
    <w:rsid w:val="008F42B9"/>
    <w:rsid w:val="008F43CE"/>
    <w:rsid w:val="008F543C"/>
    <w:rsid w:val="008F6589"/>
    <w:rsid w:val="00901EE9"/>
    <w:rsid w:val="00902CC5"/>
    <w:rsid w:val="00903B7F"/>
    <w:rsid w:val="0090640C"/>
    <w:rsid w:val="00907130"/>
    <w:rsid w:val="009149E3"/>
    <w:rsid w:val="00916279"/>
    <w:rsid w:val="0091701F"/>
    <w:rsid w:val="009205A9"/>
    <w:rsid w:val="00922972"/>
    <w:rsid w:val="00925C51"/>
    <w:rsid w:val="00926776"/>
    <w:rsid w:val="00927D10"/>
    <w:rsid w:val="00932365"/>
    <w:rsid w:val="009324C8"/>
    <w:rsid w:val="00932FC4"/>
    <w:rsid w:val="0093307A"/>
    <w:rsid w:val="009332EA"/>
    <w:rsid w:val="009406A7"/>
    <w:rsid w:val="00941564"/>
    <w:rsid w:val="0094254D"/>
    <w:rsid w:val="009460ED"/>
    <w:rsid w:val="009509BD"/>
    <w:rsid w:val="0095472E"/>
    <w:rsid w:val="0095511A"/>
    <w:rsid w:val="009556F6"/>
    <w:rsid w:val="009569E4"/>
    <w:rsid w:val="00956C31"/>
    <w:rsid w:val="009574DB"/>
    <w:rsid w:val="0096095B"/>
    <w:rsid w:val="0096172D"/>
    <w:rsid w:val="00961C57"/>
    <w:rsid w:val="009634E6"/>
    <w:rsid w:val="009705D5"/>
    <w:rsid w:val="00974673"/>
    <w:rsid w:val="00980146"/>
    <w:rsid w:val="00980B33"/>
    <w:rsid w:val="00980E7F"/>
    <w:rsid w:val="0098200B"/>
    <w:rsid w:val="00985EA5"/>
    <w:rsid w:val="009862BF"/>
    <w:rsid w:val="00987CA2"/>
    <w:rsid w:val="009965CA"/>
    <w:rsid w:val="009970E9"/>
    <w:rsid w:val="0099758F"/>
    <w:rsid w:val="0099794B"/>
    <w:rsid w:val="009A1728"/>
    <w:rsid w:val="009A1907"/>
    <w:rsid w:val="009A2A2E"/>
    <w:rsid w:val="009A2A54"/>
    <w:rsid w:val="009A3A1A"/>
    <w:rsid w:val="009A4AFB"/>
    <w:rsid w:val="009A6346"/>
    <w:rsid w:val="009B6CB8"/>
    <w:rsid w:val="009C27E9"/>
    <w:rsid w:val="009C2DE5"/>
    <w:rsid w:val="009C5000"/>
    <w:rsid w:val="009C563F"/>
    <w:rsid w:val="009C7623"/>
    <w:rsid w:val="009D412B"/>
    <w:rsid w:val="009E274F"/>
    <w:rsid w:val="009E73BB"/>
    <w:rsid w:val="009F0FBC"/>
    <w:rsid w:val="009F1529"/>
    <w:rsid w:val="009F4193"/>
    <w:rsid w:val="009F6AF7"/>
    <w:rsid w:val="009F6E71"/>
    <w:rsid w:val="00A007FC"/>
    <w:rsid w:val="00A01E18"/>
    <w:rsid w:val="00A03189"/>
    <w:rsid w:val="00A05C88"/>
    <w:rsid w:val="00A06A74"/>
    <w:rsid w:val="00A06AF1"/>
    <w:rsid w:val="00A07297"/>
    <w:rsid w:val="00A12F23"/>
    <w:rsid w:val="00A1397C"/>
    <w:rsid w:val="00A1407A"/>
    <w:rsid w:val="00A20D5B"/>
    <w:rsid w:val="00A2132C"/>
    <w:rsid w:val="00A238F9"/>
    <w:rsid w:val="00A257FB"/>
    <w:rsid w:val="00A25D2D"/>
    <w:rsid w:val="00A26CFB"/>
    <w:rsid w:val="00A30AF4"/>
    <w:rsid w:val="00A3360C"/>
    <w:rsid w:val="00A37104"/>
    <w:rsid w:val="00A37E7E"/>
    <w:rsid w:val="00A400CD"/>
    <w:rsid w:val="00A414F1"/>
    <w:rsid w:val="00A42310"/>
    <w:rsid w:val="00A42B38"/>
    <w:rsid w:val="00A444CF"/>
    <w:rsid w:val="00A44F9D"/>
    <w:rsid w:val="00A50790"/>
    <w:rsid w:val="00A50AF7"/>
    <w:rsid w:val="00A51FBD"/>
    <w:rsid w:val="00A52085"/>
    <w:rsid w:val="00A60E2D"/>
    <w:rsid w:val="00A62D6E"/>
    <w:rsid w:val="00A6332F"/>
    <w:rsid w:val="00A63E0E"/>
    <w:rsid w:val="00A661E7"/>
    <w:rsid w:val="00A708F0"/>
    <w:rsid w:val="00A70AE1"/>
    <w:rsid w:val="00A71D13"/>
    <w:rsid w:val="00A757D5"/>
    <w:rsid w:val="00A810A2"/>
    <w:rsid w:val="00A84D21"/>
    <w:rsid w:val="00A87735"/>
    <w:rsid w:val="00A91573"/>
    <w:rsid w:val="00A96B59"/>
    <w:rsid w:val="00A97B33"/>
    <w:rsid w:val="00AA001B"/>
    <w:rsid w:val="00AA00D6"/>
    <w:rsid w:val="00AA21D7"/>
    <w:rsid w:val="00AA27E5"/>
    <w:rsid w:val="00AA5927"/>
    <w:rsid w:val="00AB214A"/>
    <w:rsid w:val="00AB3305"/>
    <w:rsid w:val="00AB3D8E"/>
    <w:rsid w:val="00AB5964"/>
    <w:rsid w:val="00AB63B0"/>
    <w:rsid w:val="00AB7A54"/>
    <w:rsid w:val="00AC0437"/>
    <w:rsid w:val="00AC2BAD"/>
    <w:rsid w:val="00AC6675"/>
    <w:rsid w:val="00AD0473"/>
    <w:rsid w:val="00AD1B71"/>
    <w:rsid w:val="00AD558C"/>
    <w:rsid w:val="00AD5AA4"/>
    <w:rsid w:val="00AD6320"/>
    <w:rsid w:val="00AD6A88"/>
    <w:rsid w:val="00AE3B5E"/>
    <w:rsid w:val="00AE5586"/>
    <w:rsid w:val="00AE7E9A"/>
    <w:rsid w:val="00AF2FF9"/>
    <w:rsid w:val="00AF37D9"/>
    <w:rsid w:val="00AF6626"/>
    <w:rsid w:val="00AF6BEE"/>
    <w:rsid w:val="00B016BA"/>
    <w:rsid w:val="00B04C92"/>
    <w:rsid w:val="00B1045E"/>
    <w:rsid w:val="00B13136"/>
    <w:rsid w:val="00B178A9"/>
    <w:rsid w:val="00B17FBE"/>
    <w:rsid w:val="00B17FCC"/>
    <w:rsid w:val="00B2031F"/>
    <w:rsid w:val="00B215E6"/>
    <w:rsid w:val="00B232CA"/>
    <w:rsid w:val="00B23468"/>
    <w:rsid w:val="00B237C5"/>
    <w:rsid w:val="00B26BD5"/>
    <w:rsid w:val="00B272C2"/>
    <w:rsid w:val="00B27FFC"/>
    <w:rsid w:val="00B40A08"/>
    <w:rsid w:val="00B40C74"/>
    <w:rsid w:val="00B431C1"/>
    <w:rsid w:val="00B43260"/>
    <w:rsid w:val="00B44325"/>
    <w:rsid w:val="00B44DD9"/>
    <w:rsid w:val="00B45CA1"/>
    <w:rsid w:val="00B501AC"/>
    <w:rsid w:val="00B5444A"/>
    <w:rsid w:val="00B6101D"/>
    <w:rsid w:val="00B61877"/>
    <w:rsid w:val="00B676A6"/>
    <w:rsid w:val="00B7006E"/>
    <w:rsid w:val="00B729B9"/>
    <w:rsid w:val="00B72A1E"/>
    <w:rsid w:val="00B72A7F"/>
    <w:rsid w:val="00B74469"/>
    <w:rsid w:val="00B74CF5"/>
    <w:rsid w:val="00B76316"/>
    <w:rsid w:val="00B76E7E"/>
    <w:rsid w:val="00B76F10"/>
    <w:rsid w:val="00B76FCC"/>
    <w:rsid w:val="00B770D0"/>
    <w:rsid w:val="00B77337"/>
    <w:rsid w:val="00B8036E"/>
    <w:rsid w:val="00B83B80"/>
    <w:rsid w:val="00B85526"/>
    <w:rsid w:val="00B8674C"/>
    <w:rsid w:val="00B90D0B"/>
    <w:rsid w:val="00B966F4"/>
    <w:rsid w:val="00B96A79"/>
    <w:rsid w:val="00B96FA2"/>
    <w:rsid w:val="00BA655C"/>
    <w:rsid w:val="00BA7496"/>
    <w:rsid w:val="00BB5A9B"/>
    <w:rsid w:val="00BB5D95"/>
    <w:rsid w:val="00BC3451"/>
    <w:rsid w:val="00BD1B07"/>
    <w:rsid w:val="00BD5C49"/>
    <w:rsid w:val="00BE3B72"/>
    <w:rsid w:val="00BE577A"/>
    <w:rsid w:val="00BE7DFD"/>
    <w:rsid w:val="00BF00E5"/>
    <w:rsid w:val="00BF0842"/>
    <w:rsid w:val="00BF1573"/>
    <w:rsid w:val="00BF2847"/>
    <w:rsid w:val="00BF5512"/>
    <w:rsid w:val="00BF7830"/>
    <w:rsid w:val="00C00826"/>
    <w:rsid w:val="00C046D1"/>
    <w:rsid w:val="00C05B53"/>
    <w:rsid w:val="00C109AC"/>
    <w:rsid w:val="00C10FAB"/>
    <w:rsid w:val="00C143FA"/>
    <w:rsid w:val="00C174BD"/>
    <w:rsid w:val="00C17F04"/>
    <w:rsid w:val="00C2139E"/>
    <w:rsid w:val="00C21535"/>
    <w:rsid w:val="00C229D7"/>
    <w:rsid w:val="00C239E8"/>
    <w:rsid w:val="00C242EC"/>
    <w:rsid w:val="00C2717F"/>
    <w:rsid w:val="00C306C7"/>
    <w:rsid w:val="00C30DD4"/>
    <w:rsid w:val="00C31B98"/>
    <w:rsid w:val="00C34563"/>
    <w:rsid w:val="00C348BA"/>
    <w:rsid w:val="00C35121"/>
    <w:rsid w:val="00C425B8"/>
    <w:rsid w:val="00C441C7"/>
    <w:rsid w:val="00C44E93"/>
    <w:rsid w:val="00C479D1"/>
    <w:rsid w:val="00C47D2B"/>
    <w:rsid w:val="00C50751"/>
    <w:rsid w:val="00C50DA8"/>
    <w:rsid w:val="00C53162"/>
    <w:rsid w:val="00C53270"/>
    <w:rsid w:val="00C568A6"/>
    <w:rsid w:val="00C5785D"/>
    <w:rsid w:val="00C60754"/>
    <w:rsid w:val="00C637E9"/>
    <w:rsid w:val="00C63D75"/>
    <w:rsid w:val="00C640F4"/>
    <w:rsid w:val="00C641C6"/>
    <w:rsid w:val="00C654F9"/>
    <w:rsid w:val="00C670F6"/>
    <w:rsid w:val="00C67250"/>
    <w:rsid w:val="00C7082B"/>
    <w:rsid w:val="00C7202E"/>
    <w:rsid w:val="00C72ABC"/>
    <w:rsid w:val="00C73FB0"/>
    <w:rsid w:val="00C74581"/>
    <w:rsid w:val="00C8117A"/>
    <w:rsid w:val="00C8178A"/>
    <w:rsid w:val="00C81F61"/>
    <w:rsid w:val="00C845F5"/>
    <w:rsid w:val="00C84C89"/>
    <w:rsid w:val="00C939C1"/>
    <w:rsid w:val="00C954C8"/>
    <w:rsid w:val="00C97A49"/>
    <w:rsid w:val="00CA15C6"/>
    <w:rsid w:val="00CA5504"/>
    <w:rsid w:val="00CA57D4"/>
    <w:rsid w:val="00CA6E1C"/>
    <w:rsid w:val="00CA75FA"/>
    <w:rsid w:val="00CB2BE7"/>
    <w:rsid w:val="00CB2D80"/>
    <w:rsid w:val="00CB58B1"/>
    <w:rsid w:val="00CB6D31"/>
    <w:rsid w:val="00CB7BE8"/>
    <w:rsid w:val="00CC0B38"/>
    <w:rsid w:val="00CC1F30"/>
    <w:rsid w:val="00CC38A0"/>
    <w:rsid w:val="00CC402E"/>
    <w:rsid w:val="00CC6D23"/>
    <w:rsid w:val="00CD18E0"/>
    <w:rsid w:val="00CD275A"/>
    <w:rsid w:val="00CD4A07"/>
    <w:rsid w:val="00CD4C61"/>
    <w:rsid w:val="00CE17B4"/>
    <w:rsid w:val="00CE2BB7"/>
    <w:rsid w:val="00CF110C"/>
    <w:rsid w:val="00CF25DA"/>
    <w:rsid w:val="00CF2C60"/>
    <w:rsid w:val="00D02968"/>
    <w:rsid w:val="00D03349"/>
    <w:rsid w:val="00D05C7F"/>
    <w:rsid w:val="00D05E20"/>
    <w:rsid w:val="00D06E60"/>
    <w:rsid w:val="00D1156F"/>
    <w:rsid w:val="00D127E1"/>
    <w:rsid w:val="00D13E86"/>
    <w:rsid w:val="00D14182"/>
    <w:rsid w:val="00D14974"/>
    <w:rsid w:val="00D1584A"/>
    <w:rsid w:val="00D23BFC"/>
    <w:rsid w:val="00D24F8B"/>
    <w:rsid w:val="00D26A8B"/>
    <w:rsid w:val="00D30FEB"/>
    <w:rsid w:val="00D324E3"/>
    <w:rsid w:val="00D35137"/>
    <w:rsid w:val="00D35A5B"/>
    <w:rsid w:val="00D41595"/>
    <w:rsid w:val="00D41F7C"/>
    <w:rsid w:val="00D45316"/>
    <w:rsid w:val="00D5046F"/>
    <w:rsid w:val="00D51319"/>
    <w:rsid w:val="00D524B9"/>
    <w:rsid w:val="00D526EA"/>
    <w:rsid w:val="00D6024C"/>
    <w:rsid w:val="00D63888"/>
    <w:rsid w:val="00D658CB"/>
    <w:rsid w:val="00D67D34"/>
    <w:rsid w:val="00D67DB6"/>
    <w:rsid w:val="00D706FE"/>
    <w:rsid w:val="00D72AF5"/>
    <w:rsid w:val="00D73165"/>
    <w:rsid w:val="00D734C5"/>
    <w:rsid w:val="00D73A2A"/>
    <w:rsid w:val="00D7401A"/>
    <w:rsid w:val="00D743A3"/>
    <w:rsid w:val="00D75A1A"/>
    <w:rsid w:val="00D767FD"/>
    <w:rsid w:val="00D7776A"/>
    <w:rsid w:val="00D77F5E"/>
    <w:rsid w:val="00D813B8"/>
    <w:rsid w:val="00D82083"/>
    <w:rsid w:val="00D825B0"/>
    <w:rsid w:val="00D8389D"/>
    <w:rsid w:val="00D84FBD"/>
    <w:rsid w:val="00D861B1"/>
    <w:rsid w:val="00D91F23"/>
    <w:rsid w:val="00D92609"/>
    <w:rsid w:val="00D957D8"/>
    <w:rsid w:val="00D97B4F"/>
    <w:rsid w:val="00DA1B54"/>
    <w:rsid w:val="00DA30A3"/>
    <w:rsid w:val="00DA4A7C"/>
    <w:rsid w:val="00DA754A"/>
    <w:rsid w:val="00DB03D9"/>
    <w:rsid w:val="00DB2AA4"/>
    <w:rsid w:val="00DB2C6C"/>
    <w:rsid w:val="00DB46E5"/>
    <w:rsid w:val="00DB5C50"/>
    <w:rsid w:val="00DB7437"/>
    <w:rsid w:val="00DC0CAA"/>
    <w:rsid w:val="00DC285F"/>
    <w:rsid w:val="00DC790A"/>
    <w:rsid w:val="00DD1557"/>
    <w:rsid w:val="00DD21E3"/>
    <w:rsid w:val="00DD26CC"/>
    <w:rsid w:val="00DD4EBD"/>
    <w:rsid w:val="00DD79B1"/>
    <w:rsid w:val="00DE02F9"/>
    <w:rsid w:val="00DE053A"/>
    <w:rsid w:val="00DE1567"/>
    <w:rsid w:val="00DE186C"/>
    <w:rsid w:val="00DE45FB"/>
    <w:rsid w:val="00DE680F"/>
    <w:rsid w:val="00DF28D2"/>
    <w:rsid w:val="00DF312A"/>
    <w:rsid w:val="00DF33E9"/>
    <w:rsid w:val="00DF533E"/>
    <w:rsid w:val="00DF69E6"/>
    <w:rsid w:val="00DF6B7B"/>
    <w:rsid w:val="00E0190B"/>
    <w:rsid w:val="00E03A7F"/>
    <w:rsid w:val="00E0783C"/>
    <w:rsid w:val="00E103A2"/>
    <w:rsid w:val="00E118FD"/>
    <w:rsid w:val="00E11CD8"/>
    <w:rsid w:val="00E149A3"/>
    <w:rsid w:val="00E16150"/>
    <w:rsid w:val="00E20071"/>
    <w:rsid w:val="00E20127"/>
    <w:rsid w:val="00E20B59"/>
    <w:rsid w:val="00E22992"/>
    <w:rsid w:val="00E3115F"/>
    <w:rsid w:val="00E42D82"/>
    <w:rsid w:val="00E43381"/>
    <w:rsid w:val="00E43D8F"/>
    <w:rsid w:val="00E44D0F"/>
    <w:rsid w:val="00E460F8"/>
    <w:rsid w:val="00E46835"/>
    <w:rsid w:val="00E54652"/>
    <w:rsid w:val="00E62B88"/>
    <w:rsid w:val="00E66C96"/>
    <w:rsid w:val="00E66D51"/>
    <w:rsid w:val="00E70186"/>
    <w:rsid w:val="00E73E39"/>
    <w:rsid w:val="00E83E96"/>
    <w:rsid w:val="00E84647"/>
    <w:rsid w:val="00E902F0"/>
    <w:rsid w:val="00E91C47"/>
    <w:rsid w:val="00E924D4"/>
    <w:rsid w:val="00E92A4D"/>
    <w:rsid w:val="00E931CF"/>
    <w:rsid w:val="00E94584"/>
    <w:rsid w:val="00EA2E3E"/>
    <w:rsid w:val="00EA386D"/>
    <w:rsid w:val="00EA3ADA"/>
    <w:rsid w:val="00EA3C3B"/>
    <w:rsid w:val="00EB0877"/>
    <w:rsid w:val="00EB3AA1"/>
    <w:rsid w:val="00EB596A"/>
    <w:rsid w:val="00EB5E95"/>
    <w:rsid w:val="00EB7D95"/>
    <w:rsid w:val="00EC3E35"/>
    <w:rsid w:val="00EC4B39"/>
    <w:rsid w:val="00EC5BBF"/>
    <w:rsid w:val="00EC7837"/>
    <w:rsid w:val="00ED2EEB"/>
    <w:rsid w:val="00ED6FC7"/>
    <w:rsid w:val="00EE1D8F"/>
    <w:rsid w:val="00EE34E8"/>
    <w:rsid w:val="00EE3AB6"/>
    <w:rsid w:val="00EE7BEB"/>
    <w:rsid w:val="00EF4764"/>
    <w:rsid w:val="00F00375"/>
    <w:rsid w:val="00F00423"/>
    <w:rsid w:val="00F0343C"/>
    <w:rsid w:val="00F03B87"/>
    <w:rsid w:val="00F066AB"/>
    <w:rsid w:val="00F06FA8"/>
    <w:rsid w:val="00F07D1D"/>
    <w:rsid w:val="00F10819"/>
    <w:rsid w:val="00F10BFB"/>
    <w:rsid w:val="00F13627"/>
    <w:rsid w:val="00F147E6"/>
    <w:rsid w:val="00F15F47"/>
    <w:rsid w:val="00F16144"/>
    <w:rsid w:val="00F257AD"/>
    <w:rsid w:val="00F2591E"/>
    <w:rsid w:val="00F25C0A"/>
    <w:rsid w:val="00F314F1"/>
    <w:rsid w:val="00F32DC3"/>
    <w:rsid w:val="00F3314C"/>
    <w:rsid w:val="00F334AA"/>
    <w:rsid w:val="00F33C3F"/>
    <w:rsid w:val="00F35187"/>
    <w:rsid w:val="00F3577F"/>
    <w:rsid w:val="00F37CC3"/>
    <w:rsid w:val="00F40601"/>
    <w:rsid w:val="00F42528"/>
    <w:rsid w:val="00F45C9F"/>
    <w:rsid w:val="00F551E1"/>
    <w:rsid w:val="00F55E91"/>
    <w:rsid w:val="00F604A8"/>
    <w:rsid w:val="00F60F1A"/>
    <w:rsid w:val="00F61285"/>
    <w:rsid w:val="00F6461B"/>
    <w:rsid w:val="00F6467B"/>
    <w:rsid w:val="00F67EE2"/>
    <w:rsid w:val="00F713E3"/>
    <w:rsid w:val="00F71F4B"/>
    <w:rsid w:val="00F73F6F"/>
    <w:rsid w:val="00F75EDE"/>
    <w:rsid w:val="00F762E3"/>
    <w:rsid w:val="00F773C2"/>
    <w:rsid w:val="00F8053D"/>
    <w:rsid w:val="00F806EB"/>
    <w:rsid w:val="00F82B03"/>
    <w:rsid w:val="00F84CEF"/>
    <w:rsid w:val="00F907BD"/>
    <w:rsid w:val="00F9253B"/>
    <w:rsid w:val="00F95B96"/>
    <w:rsid w:val="00FA01D0"/>
    <w:rsid w:val="00FA168F"/>
    <w:rsid w:val="00FA2AC7"/>
    <w:rsid w:val="00FA3324"/>
    <w:rsid w:val="00FA3665"/>
    <w:rsid w:val="00FA605D"/>
    <w:rsid w:val="00FA6B17"/>
    <w:rsid w:val="00FB69E6"/>
    <w:rsid w:val="00FB6E33"/>
    <w:rsid w:val="00FB7D12"/>
    <w:rsid w:val="00FC13A5"/>
    <w:rsid w:val="00FC242B"/>
    <w:rsid w:val="00FC2846"/>
    <w:rsid w:val="00FC2C48"/>
    <w:rsid w:val="00FC5F6B"/>
    <w:rsid w:val="00FC6DDA"/>
    <w:rsid w:val="00FD017C"/>
    <w:rsid w:val="00FD0415"/>
    <w:rsid w:val="00FD0A2A"/>
    <w:rsid w:val="00FD264E"/>
    <w:rsid w:val="00FD41E2"/>
    <w:rsid w:val="00FD4808"/>
    <w:rsid w:val="00FE0B8C"/>
    <w:rsid w:val="00FE2D90"/>
    <w:rsid w:val="00FE5995"/>
    <w:rsid w:val="00FF236A"/>
    <w:rsid w:val="00FF2A5F"/>
    <w:rsid w:val="00FF2C68"/>
    <w:rsid w:val="00FF327D"/>
    <w:rsid w:val="00FF55E5"/>
    <w:rsid w:val="00FF67A2"/>
    <w:rsid w:val="00FF6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5E5A73A"/>
  <w14:defaultImageDpi w14:val="96"/>
  <w15:docId w15:val="{CC899BF2-9396-46DA-B110-D899A269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9"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450556"/>
    <w:rPr>
      <w:sz w:val="24"/>
      <w:szCs w:val="22"/>
    </w:rPr>
  </w:style>
  <w:style w:type="paragraph" w:styleId="Heading1">
    <w:name w:val="heading 1"/>
    <w:basedOn w:val="Normal"/>
    <w:next w:val="Heading2"/>
    <w:link w:val="Heading1Char"/>
    <w:uiPriority w:val="9"/>
    <w:qFormat/>
    <w:pPr>
      <w:keepNext/>
      <w:keepLines/>
      <w:ind w:left="720" w:hanging="720"/>
      <w:outlineLvl w:val="0"/>
    </w:pPr>
    <w:rPr>
      <w:bCs/>
      <w:szCs w:val="28"/>
    </w:rPr>
  </w:style>
  <w:style w:type="paragraph" w:styleId="Heading2">
    <w:name w:val="heading 2"/>
    <w:basedOn w:val="Normal"/>
    <w:link w:val="Heading2Char"/>
    <w:uiPriority w:val="9"/>
    <w:qFormat/>
    <w:pPr>
      <w:ind w:left="720" w:hanging="720"/>
      <w:outlineLvl w:val="1"/>
    </w:pPr>
    <w:rPr>
      <w:bCs/>
      <w:szCs w:val="26"/>
    </w:rPr>
  </w:style>
  <w:style w:type="paragraph" w:styleId="Heading3">
    <w:name w:val="heading 3"/>
    <w:basedOn w:val="Normal"/>
    <w:link w:val="Heading3Char"/>
    <w:uiPriority w:val="9"/>
    <w:qFormat/>
    <w:pPr>
      <w:ind w:left="720" w:hanging="720"/>
      <w:outlineLvl w:val="2"/>
    </w:pPr>
    <w:rPr>
      <w:bCs/>
    </w:rPr>
  </w:style>
  <w:style w:type="paragraph" w:styleId="Heading4">
    <w:name w:val="heading 4"/>
    <w:basedOn w:val="Normal"/>
    <w:link w:val="Heading4Char"/>
    <w:uiPriority w:val="9"/>
    <w:qFormat/>
    <w:pPr>
      <w:ind w:left="720" w:hanging="720"/>
      <w:outlineLvl w:val="3"/>
    </w:pPr>
    <w:rPr>
      <w:bCs/>
      <w:iCs/>
    </w:rPr>
  </w:style>
  <w:style w:type="paragraph" w:styleId="Heading5">
    <w:name w:val="heading 5"/>
    <w:basedOn w:val="Normal"/>
    <w:link w:val="Heading5Char"/>
    <w:uiPriority w:val="9"/>
    <w:unhideWhenUsed/>
    <w:pPr>
      <w:ind w:left="720" w:hanging="720"/>
      <w:outlineLvl w:val="4"/>
    </w:pPr>
  </w:style>
  <w:style w:type="paragraph" w:styleId="Heading6">
    <w:name w:val="heading 6"/>
    <w:basedOn w:val="Normal"/>
    <w:link w:val="Heading6Char"/>
    <w:uiPriority w:val="9"/>
    <w:unhideWhenUsed/>
    <w:pPr>
      <w:ind w:left="720" w:hanging="720"/>
      <w:outlineLvl w:val="5"/>
    </w:pPr>
    <w:rPr>
      <w:iCs/>
    </w:rPr>
  </w:style>
  <w:style w:type="paragraph" w:styleId="Heading7">
    <w:name w:val="heading 7"/>
    <w:basedOn w:val="Normal"/>
    <w:link w:val="Heading7Char"/>
    <w:uiPriority w:val="9"/>
    <w:unhideWhenUsed/>
    <w:pPr>
      <w:ind w:left="720" w:hanging="720"/>
      <w:outlineLvl w:val="6"/>
    </w:pPr>
    <w:rPr>
      <w:iCs/>
    </w:rPr>
  </w:style>
  <w:style w:type="paragraph" w:styleId="Heading8">
    <w:name w:val="heading 8"/>
    <w:basedOn w:val="Normal"/>
    <w:link w:val="Heading8Char"/>
    <w:uiPriority w:val="9"/>
    <w:unhideWhenUsed/>
    <w:pPr>
      <w:ind w:left="720" w:hanging="720"/>
      <w:outlineLvl w:val="7"/>
    </w:pPr>
    <w:rPr>
      <w:szCs w:val="20"/>
    </w:rPr>
  </w:style>
  <w:style w:type="paragraph" w:styleId="Heading9">
    <w:name w:val="heading 9"/>
    <w:basedOn w:val="Normal"/>
    <w:link w:val="Heading9Char"/>
    <w:uiPriority w:val="9"/>
    <w:unhideWhenUsed/>
    <w:pPr>
      <w:ind w:left="720" w:hanging="720"/>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cs="Times New Roman"/>
      <w:sz w:val="28"/>
    </w:rPr>
  </w:style>
  <w:style w:type="character" w:customStyle="1" w:styleId="Heading2Char">
    <w:name w:val="Heading 2 Char"/>
    <w:basedOn w:val="DefaultParagraphFont"/>
    <w:link w:val="Heading2"/>
    <w:uiPriority w:val="9"/>
    <w:locked/>
    <w:rPr>
      <w:rFonts w:cs="Times New Roman"/>
      <w:sz w:val="26"/>
    </w:rPr>
  </w:style>
  <w:style w:type="character" w:customStyle="1" w:styleId="Heading3Char">
    <w:name w:val="Heading 3 Char"/>
    <w:basedOn w:val="DefaultParagraphFont"/>
    <w:link w:val="Heading3"/>
    <w:uiPriority w:val="9"/>
    <w:locked/>
    <w:rPr>
      <w:rFonts w:cs="Times New Roman"/>
      <w:sz w:val="24"/>
    </w:rPr>
  </w:style>
  <w:style w:type="character" w:customStyle="1" w:styleId="Heading4Char">
    <w:name w:val="Heading 4 Char"/>
    <w:basedOn w:val="DefaultParagraphFont"/>
    <w:link w:val="Heading4"/>
    <w:uiPriority w:val="9"/>
    <w:locked/>
    <w:rPr>
      <w:rFonts w:cs="Times New Roman"/>
      <w:sz w:val="24"/>
    </w:rPr>
  </w:style>
  <w:style w:type="character" w:customStyle="1" w:styleId="Heading5Char">
    <w:name w:val="Heading 5 Char"/>
    <w:basedOn w:val="DefaultParagraphFont"/>
    <w:link w:val="Heading5"/>
    <w:uiPriority w:val="9"/>
    <w:locked/>
    <w:rPr>
      <w:rFonts w:cs="Times New Roman"/>
      <w:sz w:val="24"/>
    </w:rPr>
  </w:style>
  <w:style w:type="character" w:customStyle="1" w:styleId="Heading6Char">
    <w:name w:val="Heading 6 Char"/>
    <w:basedOn w:val="DefaultParagraphFont"/>
    <w:link w:val="Heading6"/>
    <w:uiPriority w:val="9"/>
    <w:locked/>
    <w:rPr>
      <w:rFonts w:cs="Times New Roman"/>
      <w:sz w:val="24"/>
    </w:rPr>
  </w:style>
  <w:style w:type="character" w:customStyle="1" w:styleId="Heading7Char">
    <w:name w:val="Heading 7 Char"/>
    <w:basedOn w:val="DefaultParagraphFont"/>
    <w:link w:val="Heading7"/>
    <w:uiPriority w:val="9"/>
    <w:locked/>
    <w:rPr>
      <w:rFonts w:cs="Times New Roman"/>
      <w:sz w:val="24"/>
    </w:rPr>
  </w:style>
  <w:style w:type="character" w:customStyle="1" w:styleId="Heading8Char">
    <w:name w:val="Heading 8 Char"/>
    <w:basedOn w:val="DefaultParagraphFont"/>
    <w:link w:val="Heading8"/>
    <w:uiPriority w:val="9"/>
    <w:locked/>
    <w:rPr>
      <w:rFonts w:cs="Times New Roman"/>
      <w:sz w:val="20"/>
    </w:rPr>
  </w:style>
  <w:style w:type="character" w:customStyle="1" w:styleId="Heading9Char">
    <w:name w:val="Heading 9 Char"/>
    <w:basedOn w:val="DefaultParagraphFont"/>
    <w:link w:val="Heading9"/>
    <w:uiPriority w:val="9"/>
    <w:locked/>
    <w:rPr>
      <w:rFonts w:cs="Times New Roman"/>
      <w:sz w:val="20"/>
    </w:rPr>
  </w:style>
  <w:style w:type="paragraph" w:customStyle="1" w:styleId="BodySingle">
    <w:name w:val="*Body Single&gt;"/>
    <w:aliases w:val="bs&gt;"/>
    <w:basedOn w:val="Normal"/>
    <w:link w:val="BodySingleChar1"/>
    <w:uiPriority w:val="1"/>
    <w:qFormat/>
    <w:pPr>
      <w:ind w:firstLine="720"/>
    </w:pPr>
  </w:style>
  <w:style w:type="paragraph" w:customStyle="1" w:styleId="BodySingleCharChar">
    <w:name w:val="*Body Single Char Char"/>
    <w:aliases w:val="bs Char Char"/>
    <w:basedOn w:val="Normal"/>
    <w:link w:val="BodySingleCharCharChar"/>
    <w:uiPriority w:val="99"/>
    <w:rPr>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locked/>
    <w:rPr>
      <w:rFonts w:eastAsia="Times New Roman" w:cs="Times New Roman"/>
      <w:sz w:val="24"/>
    </w:rPr>
  </w:style>
  <w:style w:type="paragraph" w:customStyle="1" w:styleId="Bullet">
    <w:name w:val="*Bullet"/>
    <w:aliases w:val="bt"/>
    <w:basedOn w:val="Normal"/>
    <w:uiPriority w:val="6"/>
    <w:unhideWhenUsed/>
    <w:qFormat/>
    <w:pPr>
      <w:numPr>
        <w:numId w:val="2"/>
      </w:numPr>
    </w:pPr>
  </w:style>
  <w:style w:type="character" w:customStyle="1" w:styleId="BodySingleCharCharChar">
    <w:name w:val="*Body Single Char Char Char"/>
    <w:aliases w:val="bs Char Char Char"/>
    <w:basedOn w:val="DefaultParagraphFont"/>
    <w:link w:val="BodySingleCharChar"/>
    <w:uiPriority w:val="99"/>
    <w:locked/>
    <w:rPr>
      <w:rFonts w:cs="Times New Roman"/>
      <w:sz w:val="24"/>
      <w:szCs w:val="24"/>
      <w:lang w:val="en-US" w:eastAsia="en-US"/>
    </w:rPr>
  </w:style>
  <w:style w:type="table" w:styleId="TableGrid">
    <w:name w:val="Table Grid"/>
    <w:basedOn w:val="TableNormal"/>
    <w:uiPriority w:val="9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pPr>
      <w:spacing w:after="480"/>
      <w:ind w:left="1440" w:hanging="720"/>
      <w:jc w:val="both"/>
    </w:pPr>
    <w:rPr>
      <w:szCs w:val="24"/>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customStyle="1" w:styleId="Hanging">
    <w:name w:val="*Hanging"/>
    <w:aliases w:val="hg"/>
    <w:basedOn w:val="Normal"/>
    <w:uiPriority w:val="3"/>
    <w:pPr>
      <w:ind w:left="720" w:hanging="720"/>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locked/>
    <w:rPr>
      <w:rFonts w:eastAsia="Times New Roman" w:cs="Times New Roman"/>
      <w:sz w:val="24"/>
    </w:rPr>
  </w:style>
  <w:style w:type="paragraph" w:customStyle="1" w:styleId="Bullet9">
    <w:name w:val="*Bullet_9"/>
    <w:basedOn w:val="Normal"/>
    <w:link w:val="Bullet9Char"/>
    <w:pPr>
      <w:numPr>
        <w:ilvl w:val="8"/>
        <w:numId w:val="1"/>
      </w:numPr>
      <w:jc w:val="both"/>
      <w:outlineLvl w:val="8"/>
    </w:pPr>
  </w:style>
  <w:style w:type="paragraph" w:customStyle="1" w:styleId="Bullet8">
    <w:name w:val="*Bullet_8"/>
    <w:basedOn w:val="Normal"/>
    <w:link w:val="Bullet8Char"/>
    <w:pPr>
      <w:numPr>
        <w:ilvl w:val="7"/>
        <w:numId w:val="1"/>
      </w:numPr>
      <w:jc w:val="both"/>
      <w:outlineLvl w:val="7"/>
    </w:pPr>
  </w:style>
  <w:style w:type="paragraph" w:customStyle="1" w:styleId="Bullet7">
    <w:name w:val="*Bullet_7"/>
    <w:basedOn w:val="Normal"/>
    <w:link w:val="Bullet7Char"/>
    <w:pPr>
      <w:numPr>
        <w:ilvl w:val="6"/>
        <w:numId w:val="1"/>
      </w:numPr>
      <w:jc w:val="both"/>
      <w:outlineLvl w:val="6"/>
    </w:pPr>
  </w:style>
  <w:style w:type="paragraph" w:customStyle="1" w:styleId="Bullet6">
    <w:name w:val="*Bullet_6"/>
    <w:basedOn w:val="Normal"/>
    <w:link w:val="Bullet6Char"/>
    <w:pPr>
      <w:numPr>
        <w:ilvl w:val="5"/>
        <w:numId w:val="1"/>
      </w:numPr>
      <w:jc w:val="both"/>
      <w:outlineLvl w:val="5"/>
    </w:pPr>
  </w:style>
  <w:style w:type="paragraph" w:customStyle="1" w:styleId="Bullet5">
    <w:name w:val="*Bullet_5"/>
    <w:basedOn w:val="Normal"/>
    <w:link w:val="Bullet5Char"/>
    <w:pPr>
      <w:numPr>
        <w:ilvl w:val="4"/>
        <w:numId w:val="1"/>
      </w:numPr>
      <w:jc w:val="both"/>
      <w:outlineLvl w:val="4"/>
    </w:pPr>
  </w:style>
  <w:style w:type="paragraph" w:customStyle="1" w:styleId="Bullet4">
    <w:name w:val="*Bullet_4"/>
    <w:basedOn w:val="Normal"/>
    <w:link w:val="Bullet4Char"/>
    <w:pPr>
      <w:numPr>
        <w:ilvl w:val="3"/>
        <w:numId w:val="1"/>
      </w:numPr>
      <w:jc w:val="both"/>
      <w:outlineLvl w:val="3"/>
    </w:pPr>
  </w:style>
  <w:style w:type="paragraph" w:customStyle="1" w:styleId="Bullet3">
    <w:name w:val="*Bullet_3"/>
    <w:basedOn w:val="Normal"/>
    <w:link w:val="Bullet3Char"/>
    <w:pPr>
      <w:numPr>
        <w:ilvl w:val="2"/>
        <w:numId w:val="1"/>
      </w:numPr>
      <w:jc w:val="both"/>
      <w:outlineLvl w:val="2"/>
    </w:pPr>
  </w:style>
  <w:style w:type="paragraph" w:customStyle="1" w:styleId="Bullet2">
    <w:name w:val="*Bullet_2"/>
    <w:basedOn w:val="Normal"/>
    <w:link w:val="Bullet2Char"/>
    <w:pPr>
      <w:numPr>
        <w:ilvl w:val="1"/>
        <w:numId w:val="1"/>
      </w:numPr>
      <w:jc w:val="both"/>
      <w:outlineLvl w:val="1"/>
    </w:pPr>
  </w:style>
  <w:style w:type="paragraph" w:customStyle="1" w:styleId="Bullet1">
    <w:name w:val="*Bullet_1"/>
    <w:basedOn w:val="Normal"/>
    <w:link w:val="Bullet1Char"/>
    <w:pPr>
      <w:numPr>
        <w:numId w:val="1"/>
      </w:numPr>
      <w:jc w:val="both"/>
      <w:outlineLvl w:val="0"/>
    </w:pPr>
  </w:style>
  <w:style w:type="character" w:customStyle="1" w:styleId="Bullet1Char">
    <w:name w:val="*Bullet_1 Char"/>
    <w:link w:val="Bullet1"/>
    <w:locked/>
    <w:rPr>
      <w:sz w:val="24"/>
      <w:szCs w:val="22"/>
    </w:rPr>
  </w:style>
  <w:style w:type="paragraph" w:customStyle="1" w:styleId="Address">
    <w:name w:val="*Address"/>
    <w:aliases w:val="add"/>
    <w:basedOn w:val="Normal"/>
    <w:uiPriority w:val="8"/>
    <w:pPr>
      <w:contextualSpacing/>
    </w:pPr>
  </w:style>
  <w:style w:type="paragraph" w:customStyle="1" w:styleId="BodyDbl">
    <w:name w:val="*Body Dbl"/>
    <w:aliases w:val="bd"/>
    <w:basedOn w:val="Normal"/>
    <w:uiPriority w:val="2"/>
    <w:pPr>
      <w:spacing w:line="480" w:lineRule="auto"/>
    </w:pPr>
  </w:style>
  <w:style w:type="paragraph" w:customStyle="1" w:styleId="BodyDbl0">
    <w:name w:val="*Body Dbl&gt;"/>
    <w:aliases w:val="bd&gt;"/>
    <w:basedOn w:val="Normal"/>
    <w:uiPriority w:val="2"/>
    <w:pPr>
      <w:spacing w:line="480" w:lineRule="auto"/>
      <w:ind w:firstLine="720"/>
    </w:pPr>
  </w:style>
  <w:style w:type="paragraph" w:customStyle="1" w:styleId="BodyDbl1">
    <w:name w:val="*Body Dbl&gt;&gt;"/>
    <w:aliases w:val="bd&gt;&gt;"/>
    <w:basedOn w:val="Normal"/>
    <w:uiPriority w:val="2"/>
    <w:pPr>
      <w:spacing w:line="480" w:lineRule="auto"/>
      <w:ind w:firstLine="1440"/>
    </w:pPr>
  </w:style>
  <w:style w:type="paragraph" w:customStyle="1" w:styleId="BodySingle0">
    <w:name w:val="*Body Single"/>
    <w:aliases w:val="bs"/>
    <w:basedOn w:val="Normal"/>
    <w:uiPriority w:val="99"/>
    <w:qFormat/>
  </w:style>
  <w:style w:type="paragraph" w:customStyle="1" w:styleId="BodySingle1">
    <w:name w:val="*Body Single&gt;&gt;"/>
    <w:aliases w:val="bs&gt;&gt;"/>
    <w:basedOn w:val="Normal"/>
    <w:uiPriority w:val="1"/>
    <w:pPr>
      <w:ind w:firstLine="1440"/>
    </w:pPr>
  </w:style>
  <w:style w:type="paragraph" w:customStyle="1" w:styleId="CenteredText">
    <w:name w:val="*Centered Text"/>
    <w:aliases w:val="ct"/>
    <w:basedOn w:val="Normal"/>
    <w:uiPriority w:val="8"/>
    <w:pPr>
      <w:jc w:val="center"/>
    </w:pPr>
  </w:style>
  <w:style w:type="paragraph" w:customStyle="1" w:styleId="FlushRight">
    <w:name w:val="*Flush Right"/>
    <w:aliases w:val="fr"/>
    <w:basedOn w:val="Normal"/>
    <w:uiPriority w:val="8"/>
    <w:pPr>
      <w:jc w:val="right"/>
    </w:pPr>
  </w:style>
  <w:style w:type="paragraph" w:customStyle="1" w:styleId="Hanging1">
    <w:name w:val="*Hanging1"/>
    <w:aliases w:val="hg1"/>
    <w:basedOn w:val="Normal"/>
    <w:uiPriority w:val="3"/>
    <w:pPr>
      <w:ind w:left="1440" w:hanging="720"/>
    </w:pPr>
  </w:style>
  <w:style w:type="paragraph" w:customStyle="1" w:styleId="Indent1">
    <w:name w:val="*Indent1"/>
    <w:aliases w:val="i1"/>
    <w:basedOn w:val="Normal"/>
    <w:uiPriority w:val="3"/>
    <w:qFormat/>
    <w:pPr>
      <w:ind w:left="720"/>
    </w:pPr>
  </w:style>
  <w:style w:type="paragraph" w:customStyle="1" w:styleId="Indent10">
    <w:name w:val="*Indent1&gt;"/>
    <w:aliases w:val="i1&gt;"/>
    <w:basedOn w:val="Normal"/>
    <w:uiPriority w:val="3"/>
    <w:qFormat/>
    <w:pPr>
      <w:ind w:left="720" w:firstLine="720"/>
    </w:pPr>
  </w:style>
  <w:style w:type="paragraph" w:customStyle="1" w:styleId="Indent2">
    <w:name w:val="*Indent2"/>
    <w:aliases w:val="i2"/>
    <w:basedOn w:val="Normal"/>
    <w:uiPriority w:val="3"/>
    <w:qFormat/>
    <w:pPr>
      <w:ind w:left="1440"/>
    </w:pPr>
  </w:style>
  <w:style w:type="paragraph" w:customStyle="1" w:styleId="Indent3">
    <w:name w:val="*Indent3"/>
    <w:aliases w:val="i3"/>
    <w:basedOn w:val="Normal"/>
    <w:uiPriority w:val="3"/>
    <w:qFormat/>
    <w:pPr>
      <w:ind w:left="2160"/>
    </w:pPr>
  </w:style>
  <w:style w:type="paragraph" w:customStyle="1" w:styleId="NumList0">
    <w:name w:val="*NumList"/>
    <w:aliases w:val="nl"/>
    <w:basedOn w:val="Normal"/>
    <w:uiPriority w:val="8"/>
    <w:qFormat/>
    <w:pPr>
      <w:numPr>
        <w:numId w:val="3"/>
      </w:numPr>
    </w:pPr>
  </w:style>
  <w:style w:type="paragraph" w:customStyle="1" w:styleId="NumList">
    <w:name w:val="*NumList&gt;"/>
    <w:aliases w:val="nl&gt;"/>
    <w:basedOn w:val="Normal"/>
    <w:uiPriority w:val="8"/>
    <w:qFormat/>
    <w:pPr>
      <w:numPr>
        <w:numId w:val="4"/>
      </w:numPr>
    </w:pPr>
  </w:style>
  <w:style w:type="paragraph" w:customStyle="1" w:styleId="NumListDbl">
    <w:name w:val="*NumListDbl&gt;"/>
    <w:aliases w:val="nld&gt;"/>
    <w:basedOn w:val="Normal"/>
    <w:uiPriority w:val="8"/>
    <w:qFormat/>
    <w:pPr>
      <w:numPr>
        <w:numId w:val="5"/>
      </w:numPr>
      <w:spacing w:line="480" w:lineRule="auto"/>
    </w:pPr>
  </w:style>
  <w:style w:type="paragraph" w:customStyle="1" w:styleId="Quote1">
    <w:name w:val="*Quote1"/>
    <w:aliases w:val="q1"/>
    <w:basedOn w:val="Normal"/>
    <w:uiPriority w:val="5"/>
    <w:qFormat/>
    <w:pPr>
      <w:ind w:left="720" w:right="720"/>
    </w:pPr>
  </w:style>
  <w:style w:type="paragraph" w:customStyle="1" w:styleId="Quote10">
    <w:name w:val="*Quote1&gt;"/>
    <w:aliases w:val="q1&gt;"/>
    <w:basedOn w:val="Normal"/>
    <w:uiPriority w:val="5"/>
    <w:pPr>
      <w:ind w:left="720" w:right="720" w:firstLine="720"/>
    </w:pPr>
  </w:style>
  <w:style w:type="paragraph" w:customStyle="1" w:styleId="Quote2">
    <w:name w:val="*Quote2"/>
    <w:aliases w:val="q2"/>
    <w:basedOn w:val="Normal"/>
    <w:uiPriority w:val="5"/>
    <w:pPr>
      <w:ind w:left="1440" w:right="1440"/>
    </w:pPr>
  </w:style>
  <w:style w:type="paragraph" w:customStyle="1" w:styleId="Quote20">
    <w:name w:val="*Quote2&gt;"/>
    <w:aliases w:val="q2&gt;"/>
    <w:basedOn w:val="Normal"/>
    <w:uiPriority w:val="5"/>
    <w:pPr>
      <w:ind w:left="1440" w:right="1440" w:firstLine="720"/>
    </w:pPr>
  </w:style>
  <w:style w:type="paragraph" w:customStyle="1" w:styleId="SigBlock">
    <w:name w:val="*Sig Block"/>
    <w:aliases w:val="sg"/>
    <w:basedOn w:val="Normal"/>
    <w:uiPriority w:val="8"/>
    <w:pPr>
      <w:keepNext/>
      <w:keepLines/>
      <w:tabs>
        <w:tab w:val="right" w:pos="9360"/>
      </w:tabs>
      <w:ind w:left="4320"/>
    </w:pPr>
  </w:style>
  <w:style w:type="paragraph" w:customStyle="1" w:styleId="Subtitle">
    <w:name w:val="*Subtitle"/>
    <w:aliases w:val="sub"/>
    <w:basedOn w:val="Normal"/>
    <w:next w:val="BodySingle"/>
    <w:uiPriority w:val="4"/>
    <w:pPr>
      <w:jc w:val="center"/>
    </w:pPr>
  </w:style>
  <w:style w:type="paragraph" w:customStyle="1" w:styleId="TitleCenterB">
    <w:name w:val="*Title Center B"/>
    <w:aliases w:val="tcb"/>
    <w:basedOn w:val="Normal"/>
    <w:next w:val="BodySingle"/>
    <w:uiPriority w:val="4"/>
    <w:qFormat/>
    <w:pPr>
      <w:keepNext/>
      <w:keepLines/>
      <w:jc w:val="center"/>
    </w:pPr>
    <w:rPr>
      <w:rFonts w:ascii="Arial" w:hAnsi="Arial"/>
      <w:b/>
      <w:sz w:val="20"/>
    </w:rPr>
  </w:style>
  <w:style w:type="paragraph" w:customStyle="1" w:styleId="TitleCenterBU">
    <w:name w:val="*Title Center BU"/>
    <w:aliases w:val="tcbu"/>
    <w:basedOn w:val="Normal"/>
    <w:next w:val="BodySingle"/>
    <w:uiPriority w:val="4"/>
    <w:qFormat/>
    <w:pPr>
      <w:keepNext/>
      <w:keepLines/>
      <w:jc w:val="center"/>
    </w:pPr>
    <w:rPr>
      <w:b/>
      <w:u w:val="single"/>
    </w:rPr>
  </w:style>
  <w:style w:type="paragraph" w:customStyle="1" w:styleId="TitleCenterU">
    <w:name w:val="*Title Center U"/>
    <w:aliases w:val="tcu"/>
    <w:basedOn w:val="Normal"/>
    <w:next w:val="BodySingle"/>
    <w:uiPriority w:val="4"/>
    <w:pPr>
      <w:keepNext/>
      <w:keepLines/>
      <w:jc w:val="center"/>
    </w:pPr>
    <w:rPr>
      <w:u w:val="single"/>
    </w:rPr>
  </w:style>
  <w:style w:type="paragraph" w:customStyle="1" w:styleId="TitleCenter">
    <w:name w:val="*Title Center"/>
    <w:aliases w:val="tc"/>
    <w:basedOn w:val="Normal"/>
    <w:next w:val="BodySingle"/>
    <w:uiPriority w:val="4"/>
    <w:pPr>
      <w:keepNext/>
      <w:keepLines/>
      <w:jc w:val="center"/>
    </w:pPr>
  </w:style>
  <w:style w:type="paragraph" w:customStyle="1" w:styleId="TitleLeftB">
    <w:name w:val="*Title Left B"/>
    <w:aliases w:val="tlb"/>
    <w:basedOn w:val="Normal"/>
    <w:next w:val="BodySingle"/>
    <w:link w:val="TitleLeftBChar"/>
    <w:uiPriority w:val="4"/>
    <w:qFormat/>
    <w:pPr>
      <w:keepNext/>
      <w:keepLines/>
    </w:pPr>
    <w:rPr>
      <w:b/>
    </w:rPr>
  </w:style>
  <w:style w:type="paragraph" w:customStyle="1" w:styleId="TitleLeftBU">
    <w:name w:val="*Title Left BU"/>
    <w:aliases w:val="tlbu"/>
    <w:basedOn w:val="Normal"/>
    <w:next w:val="BodySingle"/>
    <w:uiPriority w:val="4"/>
    <w:qFormat/>
    <w:pPr>
      <w:keepNext/>
      <w:keepLines/>
    </w:pPr>
    <w:rPr>
      <w:b/>
      <w:u w:val="single"/>
    </w:rPr>
  </w:style>
  <w:style w:type="paragraph" w:customStyle="1" w:styleId="TitleLeftU">
    <w:name w:val="*Title Left U"/>
    <w:aliases w:val="tlu"/>
    <w:basedOn w:val="Normal"/>
    <w:next w:val="BodySingle"/>
    <w:uiPriority w:val="4"/>
    <w:pPr>
      <w:keepNext/>
      <w:keepLines/>
    </w:pPr>
    <w:rPr>
      <w:u w:val="single"/>
    </w:rPr>
  </w:style>
  <w:style w:type="paragraph" w:customStyle="1" w:styleId="TitleLeft">
    <w:name w:val="*Title Left"/>
    <w:aliases w:val="tl"/>
    <w:basedOn w:val="Normal"/>
    <w:next w:val="BodySingle"/>
    <w:uiPriority w:val="4"/>
    <w:pPr>
      <w:keepNext/>
      <w:keepLines/>
    </w:p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unhideWhenUsed/>
    <w:rPr>
      <w:rFonts w:eastAsiaTheme="majorEastAsia"/>
    </w:rPr>
  </w:style>
  <w:style w:type="character" w:styleId="Hyperlink">
    <w:name w:val="Hyperlink"/>
    <w:basedOn w:val="DefaultParagraphFont"/>
    <w:uiPriority w:val="99"/>
    <w:unhideWhenUsed/>
    <w:rPr>
      <w:rFonts w:cs="Times New Roman"/>
      <w:color w:val="0000FF"/>
      <w:u w:val="single"/>
    </w:rPr>
  </w:style>
  <w:style w:type="table" w:styleId="MediumShading2-Accent1">
    <w:name w:val="Medium Shading 2 Accent 1"/>
    <w:basedOn w:val="TableNormal"/>
    <w:uiPriority w:val="64"/>
    <w:rPr>
      <w:sz w:val="22"/>
      <w:szCs w:val="22"/>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000000" w:fill="4F81BD"/>
      </w:tcPr>
    </w:tblStylePr>
    <w:tblStylePr w:type="lastRow">
      <w:pPr>
        <w:spacing w:before="0" w:after="0"/>
      </w:pPr>
      <w:rPr>
        <w:rFonts w:cs="Times New Roman"/>
        <w:color w:val="000000"/>
      </w:rPr>
      <w:tblPr/>
      <w:tcPr>
        <w:tcBorders>
          <w:top w:val="double" w:sz="6" w:space="0" w:color="auto"/>
          <w:left w:val="nil"/>
          <w:bottom w:val="single" w:sz="18" w:space="0" w:color="auto"/>
          <w:right w:val="nil"/>
          <w:insideH w:val="nil"/>
          <w:insideV w:val="nil"/>
        </w:tcBorders>
        <w:shd w:val="clear" w:color="000000"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000000" w:fill="4F81BD"/>
      </w:tcPr>
    </w:tblStylePr>
    <w:tblStylePr w:type="lastCol">
      <w:rPr>
        <w:rFonts w:cs="Times New Roman"/>
        <w:b/>
        <w:bCs/>
        <w:color w:val="FFFFFF"/>
      </w:rPr>
      <w:tblPr/>
      <w:tcPr>
        <w:tcBorders>
          <w:left w:val="nil"/>
          <w:right w:val="nil"/>
          <w:insideH w:val="nil"/>
          <w:insideV w:val="nil"/>
        </w:tcBorders>
        <w:shd w:val="clear" w:color="000000" w:fill="4F81BD"/>
      </w:tcPr>
    </w:tblStylePr>
    <w:tblStylePr w:type="band1Vert">
      <w:rPr>
        <w:rFonts w:cs="Times New Roman"/>
      </w:rPr>
      <w:tblPr/>
      <w:tcPr>
        <w:tcBorders>
          <w:left w:val="nil"/>
          <w:right w:val="nil"/>
          <w:insideH w:val="nil"/>
          <w:insideV w:val="nil"/>
        </w:tcBorders>
        <w:shd w:val="clear" w:color="000000" w:fill="D8D8D8"/>
      </w:tcPr>
    </w:tblStylePr>
    <w:tblStylePr w:type="band1Horz">
      <w:rPr>
        <w:rFonts w:cs="Times New Roman"/>
      </w:rPr>
      <w:tblPr/>
      <w:tcPr>
        <w:shd w:val="clear" w:color="000000"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MediumList2-Accent1">
    <w:name w:val="Medium List 2 Accent 1"/>
    <w:basedOn w:val="TableNormal"/>
    <w:uiPriority w:val="66"/>
    <w:rPr>
      <w:rFonts w:asciiTheme="majorHAnsi" w:eastAsiaTheme="majorEastAsia" w:hAnsiTheme="majorHAnsi"/>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000000" w:fill="FFFFFF"/>
      </w:tcPr>
    </w:tblStylePr>
    <w:tblStylePr w:type="lastRow">
      <w:rPr>
        <w:rFonts w:cs="Times New Roman"/>
      </w:rPr>
      <w:tblPr/>
      <w:tcPr>
        <w:tcBorders>
          <w:top w:val="single" w:sz="8" w:space="0" w:color="4F81BD"/>
          <w:left w:val="nil"/>
          <w:bottom w:val="nil"/>
          <w:right w:val="nil"/>
          <w:insideH w:val="nil"/>
          <w:insideV w:val="nil"/>
        </w:tcBorders>
        <w:shd w:val="clear" w:color="000000" w:fill="FFFFFF"/>
      </w:tcPr>
    </w:tblStylePr>
    <w:tblStylePr w:type="firstCol">
      <w:rPr>
        <w:rFonts w:cs="Times New Roman"/>
      </w:rPr>
      <w:tblPr/>
      <w:tcPr>
        <w:tcBorders>
          <w:top w:val="nil"/>
          <w:left w:val="nil"/>
          <w:bottom w:val="nil"/>
          <w:right w:val="single" w:sz="8" w:space="0" w:color="4F81BD"/>
          <w:insideH w:val="nil"/>
          <w:insideV w:val="nil"/>
        </w:tcBorders>
        <w:shd w:val="clear" w:color="000000" w:fill="FFFFFF"/>
      </w:tcPr>
    </w:tblStylePr>
    <w:tblStylePr w:type="lastCol">
      <w:rPr>
        <w:rFonts w:cs="Times New Roman"/>
      </w:rPr>
      <w:tblPr/>
      <w:tcPr>
        <w:tcBorders>
          <w:top w:val="nil"/>
          <w:left w:val="single" w:sz="8" w:space="0" w:color="4F81BD"/>
          <w:bottom w:val="nil"/>
          <w:right w:val="nil"/>
          <w:insideH w:val="nil"/>
          <w:insideV w:val="nil"/>
        </w:tcBorders>
        <w:shd w:val="clear" w:color="000000" w:fill="FFFFFF"/>
      </w:tcPr>
    </w:tblStylePr>
    <w:tblStylePr w:type="band1Vert">
      <w:rPr>
        <w:rFonts w:cs="Times New Roman"/>
      </w:rPr>
      <w:tblPr/>
      <w:tcPr>
        <w:tcBorders>
          <w:left w:val="nil"/>
          <w:right w:val="nil"/>
          <w:insideH w:val="nil"/>
          <w:insideV w:val="nil"/>
        </w:tcBorders>
        <w:shd w:val="clear" w:color="000000" w:fill="D3DFEE"/>
      </w:tcPr>
    </w:tblStylePr>
    <w:tblStylePr w:type="band1Horz">
      <w:rPr>
        <w:rFonts w:cs="Times New Roman"/>
      </w:rPr>
      <w:tblPr/>
      <w:tcPr>
        <w:tcBorders>
          <w:top w:val="nil"/>
          <w:bottom w:val="nil"/>
          <w:insideH w:val="nil"/>
          <w:insideV w:val="nil"/>
        </w:tcBorders>
        <w:shd w:val="clear" w:color="000000" w:fill="D3DFEE"/>
      </w:tcPr>
    </w:tblStylePr>
    <w:tblStylePr w:type="nwCell">
      <w:rPr>
        <w:rFonts w:cs="Times New Roman"/>
      </w:rPr>
      <w:tblPr/>
      <w:tcPr>
        <w:shd w:val="clear" w:color="000000" w:fill="FFFFFF"/>
      </w:tcPr>
    </w:tblStylePr>
    <w:tblStylePr w:type="swCell">
      <w:rPr>
        <w:rFonts w:cs="Times New Roman"/>
      </w:rPr>
      <w:tblPr/>
      <w:tcPr>
        <w:tcBorders>
          <w:top w:val="nil"/>
        </w:tcBorders>
      </w:tcPr>
    </w:tblStylePr>
  </w:style>
  <w:style w:type="paragraph" w:customStyle="1" w:styleId="SEYeBlt1">
    <w:name w:val="*SEYeBlt1"/>
    <w:aliases w:val="blt1"/>
    <w:basedOn w:val="Normal"/>
    <w:autoRedefine/>
    <w:uiPriority w:val="9"/>
    <w:qFormat/>
    <w:pPr>
      <w:numPr>
        <w:numId w:val="6"/>
      </w:numPr>
    </w:pPr>
    <w:rPr>
      <w:rFonts w:ascii="Arial" w:hAnsi="Arial"/>
      <w:color w:val="526166"/>
      <w:sz w:val="20"/>
    </w:rPr>
  </w:style>
  <w:style w:type="paragraph" w:customStyle="1" w:styleId="SEYeSub">
    <w:name w:val="*SEYeSub"/>
    <w:aliases w:val="eSubHeading"/>
    <w:basedOn w:val="Normal"/>
    <w:next w:val="Normal"/>
    <w:autoRedefine/>
    <w:uiPriority w:val="9"/>
    <w:qFormat/>
    <w:rPr>
      <w:rFonts w:ascii="Arial" w:hAnsi="Arial"/>
      <w:b/>
      <w:color w:val="526166"/>
      <w:sz w:val="20"/>
    </w:rPr>
  </w:style>
  <w:style w:type="paragraph" w:customStyle="1" w:styleId="SEYeTxt">
    <w:name w:val="*SEYeTxt"/>
    <w:aliases w:val="ebs"/>
    <w:basedOn w:val="Normal"/>
    <w:autoRedefine/>
    <w:uiPriority w:val="9"/>
    <w:qFormat/>
    <w:rsid w:val="005229C8"/>
    <w:rPr>
      <w:rFonts w:ascii="Arial" w:hAnsi="Arial"/>
      <w:b/>
      <w:sz w:val="20"/>
    </w:rPr>
  </w:style>
  <w:style w:type="paragraph" w:customStyle="1" w:styleId="SEYblt1">
    <w:name w:val="*SEYblt1"/>
    <w:aliases w:val="bt1"/>
    <w:basedOn w:val="Normal"/>
    <w:autoRedefine/>
    <w:uiPriority w:val="9"/>
    <w:qFormat/>
    <w:pPr>
      <w:jc w:val="both"/>
    </w:pPr>
    <w:rPr>
      <w:rFonts w:ascii="Arial" w:hAnsi="Arial" w:cs="Arial"/>
      <w:sz w:val="20"/>
      <w:szCs w:val="20"/>
    </w:rPr>
  </w:style>
  <w:style w:type="paragraph" w:customStyle="1" w:styleId="SEYbt2">
    <w:name w:val="*SEYbt2"/>
    <w:aliases w:val="bt2"/>
    <w:basedOn w:val="Normal"/>
    <w:autoRedefine/>
    <w:uiPriority w:val="9"/>
    <w:qFormat/>
    <w:pPr>
      <w:numPr>
        <w:numId w:val="11"/>
      </w:numPr>
    </w:pPr>
    <w:rPr>
      <w:rFonts w:ascii="Arial" w:hAnsi="Arial"/>
      <w:sz w:val="20"/>
    </w:rPr>
  </w:style>
  <w:style w:type="paragraph" w:customStyle="1" w:styleId="SEYeBlt2">
    <w:name w:val="*SEYeBlt2"/>
    <w:aliases w:val="blt2"/>
    <w:basedOn w:val="Normal"/>
    <w:autoRedefine/>
    <w:uiPriority w:val="9"/>
    <w:qFormat/>
    <w:pPr>
      <w:numPr>
        <w:numId w:val="7"/>
      </w:numPr>
    </w:pPr>
    <w:rPr>
      <w:rFonts w:ascii="Arial" w:hAnsi="Arial"/>
      <w:color w:val="526166"/>
      <w:sz w:val="20"/>
    </w:rPr>
  </w:style>
  <w:style w:type="paragraph" w:customStyle="1" w:styleId="SEYeHdg">
    <w:name w:val="*SEYeHdg"/>
    <w:aliases w:val="eHeading"/>
    <w:basedOn w:val="Normal"/>
    <w:next w:val="Normal"/>
    <w:autoRedefine/>
    <w:uiPriority w:val="9"/>
    <w:qFormat/>
    <w:rPr>
      <w:rFonts w:ascii="Arial" w:hAnsi="Arial"/>
      <w:b/>
      <w:color w:val="00AEFF"/>
      <w:sz w:val="20"/>
    </w:rPr>
  </w:style>
  <w:style w:type="paragraph" w:customStyle="1" w:styleId="SEYeInd1">
    <w:name w:val="*SEYeInd1"/>
    <w:aliases w:val="ei1"/>
    <w:basedOn w:val="Normal"/>
    <w:next w:val="Normal"/>
    <w:autoRedefine/>
    <w:uiPriority w:val="9"/>
    <w:qFormat/>
    <w:pPr>
      <w:ind w:left="360"/>
    </w:pPr>
    <w:rPr>
      <w:rFonts w:ascii="Arial" w:hAnsi="Arial"/>
      <w:color w:val="526166"/>
      <w:sz w:val="20"/>
    </w:rPr>
  </w:style>
  <w:style w:type="paragraph" w:customStyle="1" w:styleId="SEYeInd2">
    <w:name w:val="*SEYeInd2"/>
    <w:aliases w:val="ei2"/>
    <w:basedOn w:val="Normal"/>
    <w:next w:val="Normal"/>
    <w:autoRedefine/>
    <w:uiPriority w:val="9"/>
    <w:qFormat/>
    <w:pPr>
      <w:ind w:left="720"/>
    </w:pPr>
    <w:rPr>
      <w:rFonts w:ascii="Arial" w:hAnsi="Arial"/>
      <w:color w:val="526166"/>
      <w:sz w:val="20"/>
    </w:rPr>
  </w:style>
  <w:style w:type="paragraph" w:customStyle="1" w:styleId="SEYeNl1">
    <w:name w:val="*SEYeNl1"/>
    <w:aliases w:val="enl1"/>
    <w:basedOn w:val="Normal"/>
    <w:autoRedefine/>
    <w:uiPriority w:val="9"/>
    <w:qFormat/>
    <w:pPr>
      <w:numPr>
        <w:numId w:val="8"/>
      </w:numPr>
    </w:pPr>
    <w:rPr>
      <w:rFonts w:ascii="Arial" w:hAnsi="Arial"/>
      <w:color w:val="526166"/>
      <w:sz w:val="20"/>
    </w:rPr>
  </w:style>
  <w:style w:type="paragraph" w:customStyle="1" w:styleId="SEYeNl2">
    <w:name w:val="*SEYeNl2"/>
    <w:aliases w:val="enl2"/>
    <w:basedOn w:val="Normal"/>
    <w:autoRedefine/>
    <w:uiPriority w:val="9"/>
    <w:qFormat/>
    <w:pPr>
      <w:numPr>
        <w:numId w:val="9"/>
      </w:numPr>
    </w:pPr>
    <w:rPr>
      <w:rFonts w:ascii="Arial" w:hAnsi="Arial"/>
      <w:color w:val="526166"/>
      <w:sz w:val="20"/>
    </w:rPr>
  </w:style>
  <w:style w:type="paragraph" w:customStyle="1" w:styleId="SEYeTo">
    <w:name w:val="*SEYeTo"/>
    <w:aliases w:val="eTo"/>
    <w:basedOn w:val="Normal"/>
    <w:autoRedefine/>
    <w:uiPriority w:val="9"/>
    <w:qFormat/>
    <w:rPr>
      <w:rFonts w:ascii="Arial" w:hAnsi="Arial"/>
      <w:b/>
      <w:color w:val="003479"/>
      <w:sz w:val="20"/>
    </w:rPr>
  </w:style>
  <w:style w:type="paragraph" w:customStyle="1" w:styleId="SEYHdg">
    <w:name w:val="*SEYHdg"/>
    <w:aliases w:val="Heading"/>
    <w:basedOn w:val="Normal"/>
    <w:next w:val="Normal"/>
    <w:autoRedefine/>
    <w:uiPriority w:val="9"/>
    <w:qFormat/>
    <w:pPr>
      <w:jc w:val="center"/>
    </w:pPr>
    <w:rPr>
      <w:rFonts w:ascii="Arial" w:hAnsi="Arial"/>
      <w:b/>
      <w:sz w:val="20"/>
    </w:rPr>
  </w:style>
  <w:style w:type="paragraph" w:customStyle="1" w:styleId="SEYnl1">
    <w:name w:val="*SEYnl1"/>
    <w:aliases w:val="nl1"/>
    <w:basedOn w:val="Normal"/>
    <w:autoRedefine/>
    <w:uiPriority w:val="9"/>
    <w:qFormat/>
    <w:pPr>
      <w:numPr>
        <w:numId w:val="10"/>
      </w:numPr>
    </w:pPr>
    <w:rPr>
      <w:rFonts w:ascii="Arial" w:hAnsi="Arial"/>
      <w:sz w:val="20"/>
    </w:rPr>
  </w:style>
  <w:style w:type="paragraph" w:customStyle="1" w:styleId="SEYnl2">
    <w:name w:val="*SEYnl2"/>
    <w:aliases w:val="nl2"/>
    <w:basedOn w:val="Normal"/>
    <w:uiPriority w:val="9"/>
    <w:qFormat/>
    <w:rPr>
      <w:rFonts w:ascii="Arial" w:hAnsi="Arial"/>
      <w:sz w:val="20"/>
    </w:rPr>
  </w:style>
  <w:style w:type="paragraph" w:customStyle="1" w:styleId="SEYTxt">
    <w:name w:val="*SEYTxt"/>
    <w:aliases w:val="bst"/>
    <w:basedOn w:val="Normal"/>
    <w:autoRedefine/>
    <w:uiPriority w:val="9"/>
    <w:qFormat/>
    <w:rPr>
      <w:rFonts w:ascii="Arial" w:hAnsi="Arial"/>
      <w:sz w:val="20"/>
    </w:rPr>
  </w:style>
  <w:style w:type="paragraph" w:customStyle="1" w:styleId="DocID">
    <w:name w:val="DocID"/>
    <w:basedOn w:val="Normal"/>
    <w:next w:val="Footer"/>
    <w:uiPriority w:val="99"/>
    <w:unhideWhenUsed/>
    <w:rPr>
      <w:sz w:val="16"/>
    </w:rPr>
  </w:style>
  <w:style w:type="paragraph" w:styleId="NoSpacing">
    <w:name w:val="No Spacing"/>
    <w:uiPriority w:val="2"/>
    <w:unhideWhenUsed/>
    <w:rPr>
      <w:sz w:val="24"/>
      <w:szCs w:val="22"/>
    </w:rPr>
  </w:style>
  <w:style w:type="character" w:styleId="PageNumber">
    <w:name w:val="page number"/>
    <w:basedOn w:val="DefaultParagraphFont"/>
    <w:uiPriority w:val="99"/>
    <w:rPr>
      <w:rFonts w:cs="Times New Roman"/>
    </w:rPr>
  </w:style>
  <w:style w:type="paragraph" w:styleId="Subtitle0">
    <w:name w:val="Subtitle"/>
    <w:basedOn w:val="Normal"/>
    <w:next w:val="Normal"/>
    <w:link w:val="SubtitleChar"/>
    <w:uiPriority w:val="11"/>
    <w:pPr>
      <w:numPr>
        <w:ilvl w:val="1"/>
      </w:numPr>
      <w:jc w:val="center"/>
    </w:pPr>
    <w:rPr>
      <w:iCs/>
      <w:szCs w:val="24"/>
    </w:rPr>
  </w:style>
  <w:style w:type="character" w:customStyle="1" w:styleId="SubtitleChar">
    <w:name w:val="Subtitle Char"/>
    <w:basedOn w:val="DefaultParagraphFont"/>
    <w:link w:val="Subtitle0"/>
    <w:uiPriority w:val="11"/>
    <w:locked/>
    <w:rPr>
      <w:rFonts w:cs="Times New Roman"/>
      <w:sz w:val="24"/>
    </w:rPr>
  </w:style>
  <w:style w:type="paragraph" w:styleId="Title">
    <w:name w:val="Title"/>
    <w:basedOn w:val="Normal"/>
    <w:next w:val="Normal"/>
    <w:link w:val="TitleChar"/>
    <w:uiPriority w:val="10"/>
    <w:pPr>
      <w:spacing w:after="300"/>
      <w:contextualSpacing/>
    </w:pPr>
    <w:rPr>
      <w:szCs w:val="52"/>
    </w:rPr>
  </w:style>
  <w:style w:type="character" w:customStyle="1" w:styleId="TitleChar">
    <w:name w:val="Title Char"/>
    <w:basedOn w:val="DefaultParagraphFont"/>
    <w:link w:val="Title"/>
    <w:uiPriority w:val="10"/>
    <w:locked/>
    <w:rPr>
      <w:rFonts w:cs="Times New Roman"/>
      <w:sz w:val="52"/>
    </w:rPr>
  </w:style>
  <w:style w:type="character" w:styleId="FollowedHyperlink">
    <w:name w:val="FollowedHyperlink"/>
    <w:basedOn w:val="DefaultParagraphFont"/>
    <w:uiPriority w:val="99"/>
    <w:rPr>
      <w:rFonts w:cs="Times New Roman"/>
      <w:color w:val="800080"/>
      <w:u w:val="single"/>
    </w:rPr>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locked/>
    <w:rPr>
      <w:rFonts w:cs="Times New Roman"/>
      <w:sz w:val="20"/>
      <w:szCs w:val="20"/>
    </w:rPr>
  </w:style>
  <w:style w:type="paragraph" w:styleId="NormalWeb">
    <w:name w:val="Normal (Web)"/>
    <w:basedOn w:val="Normal"/>
    <w:uiPriority w:val="99"/>
    <w:unhideWhenUsed/>
    <w:pPr>
      <w:spacing w:before="100" w:beforeAutospacing="1" w:after="100" w:afterAutospacing="1"/>
    </w:pPr>
    <w:rPr>
      <w:szCs w:val="24"/>
    </w:rPr>
  </w:style>
  <w:style w:type="table" w:customStyle="1" w:styleId="TableGrid1">
    <w:name w:val="Table Grid1"/>
    <w:basedOn w:val="TableNormal"/>
    <w:next w:val="TableGrid"/>
    <w:uiPriority w:val="59"/>
    <w:rsid w:val="00D84FB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FC2846"/>
    <w:rPr>
      <w:rFonts w:cs="Times New Roman"/>
      <w:sz w:val="16"/>
      <w:szCs w:val="16"/>
    </w:rPr>
  </w:style>
  <w:style w:type="paragraph" w:styleId="CommentText">
    <w:name w:val="annotation text"/>
    <w:basedOn w:val="Normal"/>
    <w:link w:val="CommentTextChar"/>
    <w:uiPriority w:val="99"/>
    <w:rsid w:val="00FC2846"/>
    <w:rPr>
      <w:sz w:val="20"/>
      <w:szCs w:val="20"/>
    </w:rPr>
  </w:style>
  <w:style w:type="character" w:customStyle="1" w:styleId="CommentTextChar">
    <w:name w:val="Comment Text Char"/>
    <w:basedOn w:val="DefaultParagraphFont"/>
    <w:link w:val="CommentText"/>
    <w:uiPriority w:val="99"/>
    <w:locked/>
    <w:rsid w:val="00FC2846"/>
    <w:rPr>
      <w:rFonts w:cs="Times New Roman"/>
    </w:rPr>
  </w:style>
  <w:style w:type="paragraph" w:styleId="CommentSubject">
    <w:name w:val="annotation subject"/>
    <w:basedOn w:val="CommentText"/>
    <w:next w:val="CommentText"/>
    <w:link w:val="CommentSubjectChar"/>
    <w:uiPriority w:val="99"/>
    <w:rsid w:val="00FC2846"/>
    <w:rPr>
      <w:b/>
      <w:bCs/>
    </w:rPr>
  </w:style>
  <w:style w:type="character" w:customStyle="1" w:styleId="CommentSubjectChar">
    <w:name w:val="Comment Subject Char"/>
    <w:basedOn w:val="CommentTextChar"/>
    <w:link w:val="CommentSubject"/>
    <w:uiPriority w:val="99"/>
    <w:locked/>
    <w:rsid w:val="00FC2846"/>
    <w:rPr>
      <w:rFonts w:cs="Times New Roman"/>
      <w:b/>
      <w:bCs/>
    </w:rPr>
  </w:style>
  <w:style w:type="paragraph" w:styleId="BalloonText">
    <w:name w:val="Balloon Text"/>
    <w:basedOn w:val="Normal"/>
    <w:link w:val="BalloonTextChar"/>
    <w:uiPriority w:val="99"/>
    <w:rsid w:val="00FC2846"/>
    <w:rPr>
      <w:rFonts w:ascii="Tahoma" w:hAnsi="Tahoma" w:cs="Tahoma"/>
      <w:sz w:val="16"/>
      <w:szCs w:val="16"/>
    </w:rPr>
  </w:style>
  <w:style w:type="character" w:customStyle="1" w:styleId="BalloonTextChar">
    <w:name w:val="Balloon Text Char"/>
    <w:basedOn w:val="DefaultParagraphFont"/>
    <w:link w:val="BalloonText"/>
    <w:uiPriority w:val="99"/>
    <w:locked/>
    <w:rsid w:val="00FC2846"/>
    <w:rPr>
      <w:rFonts w:ascii="Tahoma" w:hAnsi="Tahoma" w:cs="Tahoma"/>
      <w:sz w:val="16"/>
      <w:szCs w:val="16"/>
    </w:rPr>
  </w:style>
  <w:style w:type="paragraph" w:styleId="Revision">
    <w:name w:val="Revision"/>
    <w:hidden/>
    <w:uiPriority w:val="99"/>
    <w:semiHidden/>
    <w:rsid w:val="00375D06"/>
    <w:rPr>
      <w:sz w:val="24"/>
      <w:szCs w:val="22"/>
    </w:rPr>
  </w:style>
  <w:style w:type="paragraph" w:styleId="ListParagraph">
    <w:name w:val="List Paragraph"/>
    <w:basedOn w:val="Normal"/>
    <w:uiPriority w:val="34"/>
    <w:qFormat/>
    <w:rsid w:val="00492960"/>
    <w:pPr>
      <w:ind w:left="720"/>
    </w:pPr>
    <w:rPr>
      <w:rFonts w:ascii="Arial" w:eastAsiaTheme="minorEastAsia" w:hAnsi="Arial" w:cs="Arial"/>
      <w:sz w:val="20"/>
      <w:szCs w:val="20"/>
      <w:lang w:eastAsia="zh-CN"/>
    </w:rPr>
  </w:style>
  <w:style w:type="table" w:customStyle="1" w:styleId="TableGrid11">
    <w:name w:val="Table Grid11"/>
    <w:basedOn w:val="TableNormal"/>
    <w:next w:val="TableGrid"/>
    <w:uiPriority w:val="59"/>
    <w:rsid w:val="00BB5A9B"/>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0">
    <w:name w:val="Body 0"/>
    <w:basedOn w:val="Normal"/>
    <w:uiPriority w:val="7"/>
    <w:qFormat/>
    <w:rsid w:val="00E71FD3"/>
    <w:pPr>
      <w:spacing w:after="220" w:line="276" w:lineRule="auto"/>
      <w:jc w:val="both"/>
    </w:pPr>
    <w:rPr>
      <w:rFonts w:ascii="Arial" w:eastAsiaTheme="minorHAnsi" w:hAnsi="Arial"/>
      <w:sz w:val="22"/>
      <w:szCs w:val="21"/>
      <w:lang w:val="en-GB"/>
    </w:rPr>
  </w:style>
  <w:style w:type="paragraph" w:customStyle="1" w:styleId="Sublevel">
    <w:name w:val="Sublevel"/>
    <w:basedOn w:val="Normal"/>
    <w:qFormat/>
    <w:rsid w:val="00925DFF"/>
    <w:pPr>
      <w:tabs>
        <w:tab w:val="left" w:pos="567"/>
        <w:tab w:val="left" w:pos="851"/>
        <w:tab w:val="left" w:pos="1134"/>
        <w:tab w:val="left" w:pos="1418"/>
        <w:tab w:val="left" w:pos="1701"/>
        <w:tab w:val="left" w:pos="1985"/>
        <w:tab w:val="left" w:pos="2268"/>
        <w:tab w:val="left" w:pos="2552"/>
      </w:tabs>
      <w:spacing w:after="200" w:line="276" w:lineRule="auto"/>
    </w:pPr>
    <w:rPr>
      <w:rFonts w:ascii="Arial" w:eastAsia="Calibri" w:hAnsi="Arial"/>
      <w:sz w:val="20"/>
      <w:szCs w:val="20"/>
      <w:lang w:val="en-ZA" w:eastAsia="en-ZA"/>
    </w:rPr>
  </w:style>
  <w:style w:type="paragraph" w:customStyle="1" w:styleId="msonormal0">
    <w:name w:val="msonormal"/>
    <w:basedOn w:val="Normal"/>
    <w:rsid w:val="006D1972"/>
    <w:pPr>
      <w:spacing w:before="100" w:beforeAutospacing="1" w:after="100" w:afterAutospacing="1"/>
    </w:pPr>
    <w:rPr>
      <w:szCs w:val="24"/>
    </w:rPr>
  </w:style>
  <w:style w:type="paragraph" w:customStyle="1" w:styleId="xl64">
    <w:name w:val="xl64"/>
    <w:basedOn w:val="Normal"/>
    <w:rsid w:val="006D1972"/>
    <w:pPr>
      <w:spacing w:before="100" w:beforeAutospacing="1" w:after="100" w:afterAutospacing="1"/>
      <w:ind w:firstLineChars="100" w:firstLine="100"/>
      <w:textAlignment w:val="top"/>
    </w:pPr>
    <w:rPr>
      <w:rFonts w:ascii="Arial" w:hAnsi="Arial" w:cs="Arial"/>
      <w:color w:val="000000"/>
      <w:sz w:val="20"/>
      <w:szCs w:val="20"/>
    </w:rPr>
  </w:style>
  <w:style w:type="paragraph" w:customStyle="1" w:styleId="xl65">
    <w:name w:val="xl65"/>
    <w:basedOn w:val="Normal"/>
    <w:rsid w:val="006D1972"/>
    <w:pPr>
      <w:shd w:val="clear" w:color="000000" w:fill="FEFF85"/>
      <w:spacing w:before="100" w:beforeAutospacing="1" w:after="100" w:afterAutospacing="1"/>
      <w:ind w:firstLineChars="100" w:firstLine="100"/>
      <w:textAlignment w:val="top"/>
    </w:pPr>
    <w:rPr>
      <w:rFonts w:ascii="Arial" w:hAnsi="Arial" w:cs="Arial"/>
      <w:color w:val="000000"/>
      <w:sz w:val="20"/>
      <w:szCs w:val="20"/>
    </w:rPr>
  </w:style>
  <w:style w:type="paragraph" w:customStyle="1" w:styleId="xl66">
    <w:name w:val="xl66"/>
    <w:basedOn w:val="Normal"/>
    <w:rsid w:val="006D1972"/>
    <w:pPr>
      <w:shd w:val="clear" w:color="000000" w:fill="B9DDFC"/>
      <w:spacing w:before="100" w:beforeAutospacing="1" w:after="100" w:afterAutospacing="1"/>
      <w:ind w:firstLineChars="100" w:firstLine="100"/>
      <w:textAlignment w:val="top"/>
    </w:pPr>
    <w:rPr>
      <w:rFonts w:ascii="Arial" w:hAnsi="Arial" w:cs="Arial"/>
      <w:color w:val="000000"/>
      <w:sz w:val="20"/>
      <w:szCs w:val="20"/>
    </w:rPr>
  </w:style>
  <w:style w:type="paragraph" w:customStyle="1" w:styleId="xl67">
    <w:name w:val="xl67"/>
    <w:basedOn w:val="Normal"/>
    <w:rsid w:val="006D1972"/>
    <w:pPr>
      <w:spacing w:before="100" w:beforeAutospacing="1" w:after="100" w:afterAutospacing="1"/>
      <w:ind w:firstLineChars="200" w:firstLine="200"/>
      <w:textAlignment w:val="top"/>
    </w:pPr>
    <w:rPr>
      <w:rFonts w:ascii="Arial" w:hAnsi="Arial" w:cs="Arial"/>
      <w:color w:val="000000"/>
      <w:sz w:val="20"/>
      <w:szCs w:val="20"/>
    </w:rPr>
  </w:style>
  <w:style w:type="paragraph" w:customStyle="1" w:styleId="xl68">
    <w:name w:val="xl68"/>
    <w:basedOn w:val="Normal"/>
    <w:rsid w:val="006D1972"/>
    <w:pPr>
      <w:spacing w:before="100" w:beforeAutospacing="1" w:after="100" w:afterAutospacing="1"/>
      <w:ind w:firstLineChars="100" w:firstLine="100"/>
      <w:textAlignment w:val="top"/>
    </w:pPr>
    <w:rPr>
      <w:rFonts w:ascii="Arial" w:hAnsi="Arial" w:cs="Arial"/>
      <w:color w:val="000000"/>
      <w:sz w:val="20"/>
      <w:szCs w:val="20"/>
    </w:rPr>
  </w:style>
  <w:style w:type="paragraph" w:customStyle="1" w:styleId="xl69">
    <w:name w:val="xl69"/>
    <w:basedOn w:val="Normal"/>
    <w:rsid w:val="00262090"/>
    <w:pPr>
      <w:shd w:val="clear" w:color="000000" w:fill="B4C6E7"/>
      <w:spacing w:before="100" w:beforeAutospacing="1" w:after="100" w:afterAutospacing="1"/>
      <w:textAlignment w:val="center"/>
    </w:pPr>
    <w:rPr>
      <w:sz w:val="20"/>
      <w:szCs w:val="20"/>
    </w:rPr>
  </w:style>
  <w:style w:type="paragraph" w:customStyle="1" w:styleId="xl70">
    <w:name w:val="xl70"/>
    <w:basedOn w:val="Normal"/>
    <w:rsid w:val="00262090"/>
    <w:pPr>
      <w:shd w:val="clear" w:color="000000" w:fill="B4C6E7"/>
      <w:spacing w:before="100" w:beforeAutospacing="1" w:after="100" w:afterAutospacing="1"/>
      <w:textAlignment w:val="center"/>
    </w:pPr>
    <w:rPr>
      <w:color w:val="000000"/>
      <w:sz w:val="20"/>
      <w:szCs w:val="20"/>
    </w:rPr>
  </w:style>
  <w:style w:type="paragraph" w:customStyle="1" w:styleId="xl71">
    <w:name w:val="xl71"/>
    <w:basedOn w:val="Normal"/>
    <w:rsid w:val="00262090"/>
    <w:pPr>
      <w:shd w:val="clear" w:color="000000" w:fill="B4C6E7"/>
      <w:spacing w:before="100" w:beforeAutospacing="1" w:after="100" w:afterAutospacing="1"/>
      <w:textAlignment w:val="center"/>
    </w:pPr>
    <w:rPr>
      <w:color w:val="000000"/>
      <w:sz w:val="20"/>
      <w:szCs w:val="20"/>
    </w:rPr>
  </w:style>
  <w:style w:type="paragraph" w:customStyle="1" w:styleId="xl72">
    <w:name w:val="xl72"/>
    <w:basedOn w:val="Normal"/>
    <w:rsid w:val="00262090"/>
    <w:pPr>
      <w:shd w:val="clear" w:color="000000" w:fill="FFF2CC"/>
      <w:spacing w:before="100" w:beforeAutospacing="1" w:after="100" w:afterAutospacing="1"/>
      <w:textAlignment w:val="center"/>
    </w:pPr>
    <w:rPr>
      <w:sz w:val="20"/>
      <w:szCs w:val="20"/>
    </w:rPr>
  </w:style>
  <w:style w:type="paragraph" w:customStyle="1" w:styleId="xl73">
    <w:name w:val="xl73"/>
    <w:basedOn w:val="Normal"/>
    <w:rsid w:val="00262090"/>
    <w:pPr>
      <w:spacing w:before="100" w:beforeAutospacing="1" w:after="100" w:afterAutospacing="1"/>
      <w:jc w:val="center"/>
      <w:textAlignment w:val="center"/>
    </w:pPr>
    <w:rPr>
      <w:color w:val="000000"/>
      <w:sz w:val="20"/>
      <w:szCs w:val="20"/>
    </w:rPr>
  </w:style>
  <w:style w:type="paragraph" w:customStyle="1" w:styleId="xl74">
    <w:name w:val="xl74"/>
    <w:basedOn w:val="Normal"/>
    <w:rsid w:val="00262090"/>
    <w:pPr>
      <w:shd w:val="clear" w:color="000000" w:fill="B4C6E7"/>
      <w:spacing w:before="100" w:beforeAutospacing="1" w:after="100" w:afterAutospacing="1"/>
      <w:jc w:val="center"/>
      <w:textAlignment w:val="center"/>
    </w:pPr>
    <w:rPr>
      <w:color w:val="000000"/>
      <w:sz w:val="20"/>
      <w:szCs w:val="20"/>
    </w:rPr>
  </w:style>
  <w:style w:type="paragraph" w:customStyle="1" w:styleId="xl75">
    <w:name w:val="xl75"/>
    <w:basedOn w:val="Normal"/>
    <w:rsid w:val="00262090"/>
    <w:pPr>
      <w:spacing w:before="100" w:beforeAutospacing="1" w:after="100" w:afterAutospacing="1"/>
      <w:jc w:val="center"/>
      <w:textAlignment w:val="center"/>
    </w:pPr>
    <w:rPr>
      <w:sz w:val="20"/>
      <w:szCs w:val="20"/>
    </w:rPr>
  </w:style>
  <w:style w:type="paragraph" w:customStyle="1" w:styleId="xl76">
    <w:name w:val="xl76"/>
    <w:basedOn w:val="Normal"/>
    <w:rsid w:val="00262090"/>
    <w:pPr>
      <w:shd w:val="clear" w:color="000000" w:fill="FFFF00"/>
      <w:spacing w:before="100" w:beforeAutospacing="1" w:after="100" w:afterAutospacing="1"/>
    </w:pPr>
    <w:rPr>
      <w:color w:val="0000FF"/>
      <w:sz w:val="20"/>
      <w:szCs w:val="20"/>
    </w:rPr>
  </w:style>
  <w:style w:type="character" w:styleId="HTMLCode">
    <w:name w:val="HTML Code"/>
    <w:basedOn w:val="DefaultParagraphFont"/>
    <w:uiPriority w:val="99"/>
    <w:rsid w:val="00CD2F23"/>
    <w:rPr>
      <w:rFonts w:ascii="Courier New" w:hAnsi="Courier New" w:cs="Courier New"/>
      <w:sz w:val="20"/>
      <w:szCs w:val="20"/>
    </w:rPr>
  </w:style>
  <w:style w:type="paragraph" w:customStyle="1" w:styleId="Code1">
    <w:name w:val="Code1"/>
    <w:qFormat/>
    <w:rsid w:val="003F5D49"/>
    <w:pPr>
      <w:spacing w:after="120"/>
    </w:pPr>
    <w:rPr>
      <w:szCs w:val="22"/>
      <w:lang w:val="es-CO"/>
    </w:rPr>
  </w:style>
  <w:style w:type="paragraph" w:customStyle="1" w:styleId="Code2">
    <w:name w:val="Code2"/>
    <w:basedOn w:val="Code1"/>
    <w:qFormat/>
    <w:rsid w:val="003F5D49"/>
    <w:pPr>
      <w:ind w:left="567"/>
    </w:pPr>
  </w:style>
  <w:style w:type="paragraph" w:customStyle="1" w:styleId="Code3">
    <w:name w:val="Code3"/>
    <w:basedOn w:val="Code2"/>
    <w:qFormat/>
    <w:rsid w:val="003F5D49"/>
    <w:pPr>
      <w:ind w:left="1134"/>
    </w:pPr>
  </w:style>
  <w:style w:type="paragraph" w:customStyle="1" w:styleId="Code4">
    <w:name w:val="Code4"/>
    <w:basedOn w:val="Code3"/>
    <w:qFormat/>
    <w:rsid w:val="003F5D49"/>
    <w:pPr>
      <w:ind w:left="1701"/>
    </w:pPr>
  </w:style>
  <w:style w:type="paragraph" w:customStyle="1" w:styleId="Code5">
    <w:name w:val="Code5"/>
    <w:basedOn w:val="Code4"/>
    <w:qFormat/>
    <w:rsid w:val="003F5D49"/>
    <w:pPr>
      <w:ind w:left="2268"/>
    </w:pPr>
  </w:style>
  <w:style w:type="paragraph" w:customStyle="1" w:styleId="Code6">
    <w:name w:val="Code6"/>
    <w:basedOn w:val="Code5"/>
    <w:qFormat/>
    <w:rsid w:val="003F5D49"/>
    <w:pPr>
      <w:ind w:left="2835"/>
    </w:pPr>
  </w:style>
  <w:style w:type="numbering" w:customStyle="1" w:styleId="NoList1">
    <w:name w:val="No List1"/>
    <w:next w:val="NoList"/>
    <w:uiPriority w:val="99"/>
    <w:semiHidden/>
    <w:unhideWhenUsed/>
    <w:rsid w:val="00694F0C"/>
  </w:style>
  <w:style w:type="numbering" w:customStyle="1" w:styleId="NoList2">
    <w:name w:val="No List2"/>
    <w:next w:val="NoList"/>
    <w:uiPriority w:val="99"/>
    <w:semiHidden/>
    <w:unhideWhenUsed/>
    <w:rsid w:val="007F421A"/>
  </w:style>
  <w:style w:type="paragraph" w:customStyle="1" w:styleId="Default">
    <w:name w:val="Default"/>
    <w:rsid w:val="001D700F"/>
    <w:pPr>
      <w:autoSpaceDE w:val="0"/>
      <w:autoSpaceDN w:val="0"/>
      <w:adjustRightInd w:val="0"/>
    </w:pPr>
    <w:rPr>
      <w:rFonts w:ascii="Founders Grotesk Light" w:hAnsi="Founders Grotesk Light" w:cs="Founders Grotesk Light"/>
      <w:color w:val="000000"/>
      <w:sz w:val="24"/>
      <w:szCs w:val="24"/>
    </w:rPr>
  </w:style>
  <w:style w:type="character" w:customStyle="1" w:styleId="A6">
    <w:name w:val="A6"/>
    <w:uiPriority w:val="99"/>
    <w:rsid w:val="001D700F"/>
    <w:rPr>
      <w:rFonts w:cs="Founders Grotesk Light"/>
      <w:color w:val="FFFFFF"/>
      <w:sz w:val="14"/>
      <w:szCs w:val="14"/>
    </w:rPr>
  </w:style>
  <w:style w:type="character" w:customStyle="1" w:styleId="UnresolvedMention1">
    <w:name w:val="Unresolved Mention1"/>
    <w:basedOn w:val="DefaultParagraphFont"/>
    <w:uiPriority w:val="99"/>
    <w:semiHidden/>
    <w:unhideWhenUsed/>
    <w:rsid w:val="009A6F38"/>
    <w:rPr>
      <w:color w:val="605E5C"/>
      <w:shd w:val="clear" w:color="auto" w:fill="E1DFDD"/>
    </w:rPr>
  </w:style>
  <w:style w:type="paragraph" w:customStyle="1" w:styleId="SEYBLT2">
    <w:name w:val="*SEY BLT2"/>
    <w:basedOn w:val="Normal"/>
    <w:uiPriority w:val="9"/>
    <w:rsid w:val="000622D4"/>
    <w:pPr>
      <w:numPr>
        <w:numId w:val="14"/>
      </w:numPr>
      <w:spacing w:after="240"/>
    </w:pPr>
    <w:rPr>
      <w:rFonts w:ascii="Arial" w:hAnsi="Arial"/>
      <w:color w:val="526166"/>
      <w:sz w:val="20"/>
      <w:szCs w:val="20"/>
    </w:rPr>
  </w:style>
  <w:style w:type="paragraph" w:customStyle="1" w:styleId="SEYBULLET">
    <w:name w:val="*SEY BULLET"/>
    <w:basedOn w:val="Normal"/>
    <w:next w:val="Normal"/>
    <w:uiPriority w:val="9"/>
    <w:qFormat/>
    <w:rsid w:val="000622D4"/>
    <w:pPr>
      <w:spacing w:after="240"/>
    </w:pPr>
    <w:rPr>
      <w:rFonts w:ascii="Arial" w:hAnsi="Arial"/>
      <w:color w:val="526166"/>
      <w:sz w:val="20"/>
      <w:szCs w:val="20"/>
    </w:rPr>
  </w:style>
  <w:style w:type="paragraph" w:customStyle="1" w:styleId="SEYHDING1">
    <w:name w:val="*SEY HDING 1"/>
    <w:basedOn w:val="Normal"/>
    <w:next w:val="Normal"/>
    <w:uiPriority w:val="9"/>
    <w:qFormat/>
    <w:rsid w:val="000622D4"/>
    <w:pPr>
      <w:spacing w:after="240"/>
    </w:pPr>
    <w:rPr>
      <w:rFonts w:ascii="Arial" w:hAnsi="Arial"/>
      <w:b/>
      <w:color w:val="5CC151"/>
      <w:sz w:val="20"/>
      <w:szCs w:val="20"/>
    </w:rPr>
  </w:style>
  <w:style w:type="paragraph" w:customStyle="1" w:styleId="SEYHDING2">
    <w:name w:val="*SEY HDING 2"/>
    <w:basedOn w:val="Normal"/>
    <w:next w:val="Normal"/>
    <w:uiPriority w:val="9"/>
    <w:qFormat/>
    <w:rsid w:val="000622D4"/>
    <w:pPr>
      <w:spacing w:after="240"/>
    </w:pPr>
    <w:rPr>
      <w:rFonts w:ascii="Arial" w:hAnsi="Arial"/>
      <w:b/>
      <w:color w:val="00AEFF"/>
      <w:sz w:val="20"/>
    </w:rPr>
  </w:style>
  <w:style w:type="paragraph" w:customStyle="1" w:styleId="SEYINDENT">
    <w:name w:val="*SEY INDENT"/>
    <w:basedOn w:val="Normal"/>
    <w:uiPriority w:val="9"/>
    <w:qFormat/>
    <w:rsid w:val="000622D4"/>
    <w:pPr>
      <w:spacing w:after="240"/>
      <w:ind w:left="360"/>
    </w:pPr>
    <w:rPr>
      <w:rFonts w:ascii="Arial" w:hAnsi="Arial"/>
      <w:color w:val="526166"/>
      <w:sz w:val="20"/>
      <w:szCs w:val="20"/>
    </w:rPr>
  </w:style>
  <w:style w:type="paragraph" w:customStyle="1" w:styleId="SEYNMBR">
    <w:name w:val="*SEY NMBR"/>
    <w:basedOn w:val="Normal"/>
    <w:next w:val="Normal"/>
    <w:uiPriority w:val="9"/>
    <w:qFormat/>
    <w:rsid w:val="000622D4"/>
    <w:pPr>
      <w:tabs>
        <w:tab w:val="num" w:pos="720"/>
      </w:tabs>
      <w:spacing w:after="240"/>
    </w:pPr>
    <w:rPr>
      <w:rFonts w:ascii="Arial" w:hAnsi="Arial"/>
      <w:color w:val="526166"/>
      <w:sz w:val="20"/>
      <w:szCs w:val="20"/>
    </w:rPr>
  </w:style>
  <w:style w:type="paragraph" w:customStyle="1" w:styleId="SEYSUBHDING1">
    <w:name w:val="*SEY SUBHDING 1"/>
    <w:basedOn w:val="Normal"/>
    <w:next w:val="Normal"/>
    <w:uiPriority w:val="9"/>
    <w:qFormat/>
    <w:rsid w:val="000622D4"/>
    <w:pPr>
      <w:spacing w:after="240"/>
    </w:pPr>
    <w:rPr>
      <w:rFonts w:ascii="Arial Bold" w:hAnsi="Arial Bold"/>
      <w:b/>
      <w:caps/>
      <w:color w:val="526166"/>
      <w:sz w:val="20"/>
    </w:rPr>
  </w:style>
  <w:style w:type="paragraph" w:customStyle="1" w:styleId="SEYTEXT">
    <w:name w:val="*SEY TEXT"/>
    <w:basedOn w:val="Normal"/>
    <w:uiPriority w:val="9"/>
    <w:qFormat/>
    <w:rsid w:val="000622D4"/>
    <w:pPr>
      <w:spacing w:after="240"/>
    </w:pPr>
    <w:rPr>
      <w:rFonts w:ascii="Arial" w:hAnsi="Arial" w:cs="Arial"/>
      <w:color w:val="526166"/>
      <w:sz w:val="20"/>
      <w:szCs w:val="20"/>
    </w:rPr>
  </w:style>
  <w:style w:type="paragraph" w:customStyle="1" w:styleId="SEYTO">
    <w:name w:val="*SEY TO"/>
    <w:basedOn w:val="Normal"/>
    <w:next w:val="SEYTEXT"/>
    <w:uiPriority w:val="9"/>
    <w:qFormat/>
    <w:rsid w:val="000622D4"/>
    <w:rPr>
      <w:rFonts w:ascii="Arial" w:hAnsi="Arial"/>
      <w:b/>
      <w:color w:val="003479"/>
      <w:sz w:val="20"/>
    </w:rPr>
  </w:style>
  <w:style w:type="paragraph" w:customStyle="1" w:styleId="SEYeBLT10">
    <w:name w:val="*SEYeBLT1"/>
    <w:basedOn w:val="Normal"/>
    <w:next w:val="Normal"/>
    <w:uiPriority w:val="9"/>
    <w:qFormat/>
    <w:rsid w:val="000622D4"/>
    <w:pPr>
      <w:spacing w:after="240"/>
    </w:pPr>
    <w:rPr>
      <w:rFonts w:ascii="Arial" w:hAnsi="Arial"/>
      <w:color w:val="526166"/>
      <w:sz w:val="20"/>
    </w:rPr>
  </w:style>
  <w:style w:type="paragraph" w:customStyle="1" w:styleId="SEYeBLT20">
    <w:name w:val="*SEYeBLT2"/>
    <w:basedOn w:val="Normal"/>
    <w:next w:val="Normal"/>
    <w:autoRedefine/>
    <w:uiPriority w:val="9"/>
    <w:qFormat/>
    <w:rsid w:val="000622D4"/>
    <w:pPr>
      <w:spacing w:after="240"/>
    </w:pPr>
    <w:rPr>
      <w:rFonts w:ascii="Arial" w:hAnsi="Arial"/>
      <w:color w:val="526166"/>
      <w:sz w:val="20"/>
    </w:rPr>
  </w:style>
  <w:style w:type="paragraph" w:customStyle="1" w:styleId="SEYeHDG0">
    <w:name w:val="*SEYeHDG"/>
    <w:basedOn w:val="Normal"/>
    <w:next w:val="Normal"/>
    <w:uiPriority w:val="9"/>
    <w:qFormat/>
    <w:rsid w:val="000622D4"/>
    <w:pPr>
      <w:spacing w:after="240"/>
    </w:pPr>
    <w:rPr>
      <w:rFonts w:ascii="Arial" w:hAnsi="Arial"/>
      <w:b/>
      <w:color w:val="00AEFF"/>
      <w:sz w:val="20"/>
    </w:rPr>
  </w:style>
  <w:style w:type="paragraph" w:customStyle="1" w:styleId="SEYeHdg1">
    <w:name w:val="*SEYeHdg"/>
    <w:aliases w:val="eHeading,hdg"/>
    <w:basedOn w:val="Normal"/>
    <w:next w:val="Normal"/>
    <w:autoRedefine/>
    <w:uiPriority w:val="9"/>
    <w:qFormat/>
    <w:rsid w:val="000622D4"/>
    <w:pPr>
      <w:spacing w:after="240"/>
    </w:pPr>
    <w:rPr>
      <w:rFonts w:ascii="Arial" w:hAnsi="Arial"/>
      <w:b/>
      <w:color w:val="00AEFF"/>
      <w:sz w:val="20"/>
    </w:rPr>
  </w:style>
  <w:style w:type="paragraph" w:customStyle="1" w:styleId="SEYeIndt">
    <w:name w:val="*SEYeIndt"/>
    <w:basedOn w:val="Normal"/>
    <w:next w:val="Normal"/>
    <w:uiPriority w:val="9"/>
    <w:qFormat/>
    <w:rsid w:val="000622D4"/>
    <w:pPr>
      <w:spacing w:after="240"/>
      <w:ind w:left="360"/>
    </w:pPr>
    <w:rPr>
      <w:rFonts w:ascii="Arial" w:hAnsi="Arial"/>
      <w:color w:val="526166"/>
      <w:sz w:val="20"/>
    </w:rPr>
  </w:style>
  <w:style w:type="paragraph" w:customStyle="1" w:styleId="SEYeNL">
    <w:name w:val="*SEYeNL"/>
    <w:basedOn w:val="Normal"/>
    <w:next w:val="Normal"/>
    <w:uiPriority w:val="9"/>
    <w:qFormat/>
    <w:rsid w:val="000622D4"/>
    <w:pPr>
      <w:numPr>
        <w:numId w:val="13"/>
      </w:numPr>
      <w:spacing w:after="240"/>
    </w:pPr>
    <w:rPr>
      <w:rFonts w:ascii="Arial" w:hAnsi="Arial"/>
      <w:color w:val="526166"/>
      <w:sz w:val="20"/>
    </w:rPr>
  </w:style>
  <w:style w:type="paragraph" w:customStyle="1" w:styleId="SEYeSubHdg">
    <w:name w:val="*SEYeSubHdg"/>
    <w:basedOn w:val="Normal"/>
    <w:next w:val="Normal"/>
    <w:uiPriority w:val="9"/>
    <w:qFormat/>
    <w:rsid w:val="000622D4"/>
    <w:pPr>
      <w:spacing w:after="240"/>
    </w:pPr>
    <w:rPr>
      <w:rFonts w:ascii="Arial" w:hAnsi="Arial"/>
      <w:b/>
      <w:color w:val="526166"/>
      <w:sz w:val="20"/>
    </w:rPr>
  </w:style>
  <w:style w:type="character" w:styleId="Strong">
    <w:name w:val="Strong"/>
    <w:basedOn w:val="DefaultParagraphFont"/>
    <w:uiPriority w:val="22"/>
    <w:qFormat/>
    <w:rsid w:val="00285745"/>
    <w:rPr>
      <w:b/>
      <w:bCs/>
    </w:rPr>
  </w:style>
  <w:style w:type="character" w:styleId="LineNumber">
    <w:name w:val="line number"/>
    <w:basedOn w:val="DefaultParagraphFont"/>
    <w:uiPriority w:val="99"/>
    <w:semiHidden/>
    <w:unhideWhenUsed/>
    <w:rsid w:val="00436DDE"/>
  </w:style>
  <w:style w:type="paragraph" w:customStyle="1" w:styleId="Body">
    <w:name w:val="*Body"/>
    <w:aliases w:val="b"/>
    <w:basedOn w:val="Normal"/>
    <w:link w:val="BodyChar"/>
    <w:uiPriority w:val="99"/>
    <w:pPr>
      <w:jc w:val="both"/>
    </w:pPr>
  </w:style>
  <w:style w:type="character" w:customStyle="1" w:styleId="BodyChar">
    <w:name w:val="*Body Char"/>
    <w:aliases w:val="b Char"/>
    <w:basedOn w:val="DefaultParagraphFont"/>
    <w:link w:val="Body"/>
    <w:uiPriority w:val="99"/>
    <w:locked/>
    <w:rPr>
      <w:rFonts w:cs="Times New Roman"/>
      <w:sz w:val="24"/>
      <w:szCs w:val="24"/>
      <w:lang w:val="en-US" w:eastAsia="en-US"/>
    </w:rPr>
  </w:style>
  <w:style w:type="character" w:customStyle="1" w:styleId="BodyCharChar">
    <w:name w:val="*Body Char Char"/>
    <w:aliases w:val="b Char Char"/>
    <w:basedOn w:val="DefaultParagraphFont"/>
    <w:uiPriority w:val="99"/>
    <w:rsid w:val="006079AA"/>
    <w:rPr>
      <w:rFonts w:cs="Times New Roman"/>
      <w:sz w:val="24"/>
      <w:szCs w:val="24"/>
      <w:lang w:val="en-US" w:eastAsia="en-US"/>
    </w:rPr>
  </w:style>
  <w:style w:type="paragraph" w:customStyle="1" w:styleId="PlainText1">
    <w:name w:val="Plain Text1"/>
    <w:basedOn w:val="Normal"/>
    <w:next w:val="PlainText"/>
    <w:link w:val="PlainTextChar"/>
    <w:uiPriority w:val="99"/>
    <w:unhideWhenUsed/>
    <w:rsid w:val="004A14A5"/>
    <w:rPr>
      <w:rFonts w:ascii="Consolas" w:hAnsi="Consolas"/>
      <w:sz w:val="21"/>
      <w:szCs w:val="21"/>
    </w:rPr>
  </w:style>
  <w:style w:type="character" w:customStyle="1" w:styleId="PlainTextChar">
    <w:name w:val="Plain Text Char"/>
    <w:basedOn w:val="DefaultParagraphFont"/>
    <w:link w:val="PlainText1"/>
    <w:uiPriority w:val="99"/>
    <w:rsid w:val="004A14A5"/>
    <w:rPr>
      <w:rFonts w:ascii="Consolas" w:hAnsi="Consolas"/>
      <w:sz w:val="21"/>
      <w:szCs w:val="21"/>
    </w:rPr>
  </w:style>
  <w:style w:type="paragraph" w:styleId="PlainText">
    <w:name w:val="Plain Text"/>
    <w:basedOn w:val="Normal"/>
    <w:link w:val="PlainTextChar1"/>
    <w:uiPriority w:val="99"/>
    <w:rsid w:val="004A14A5"/>
    <w:rPr>
      <w:rFonts w:ascii="Consolas" w:hAnsi="Consolas"/>
      <w:sz w:val="21"/>
      <w:szCs w:val="21"/>
    </w:rPr>
  </w:style>
  <w:style w:type="character" w:customStyle="1" w:styleId="PlainTextChar1">
    <w:name w:val="Plain Text Char1"/>
    <w:basedOn w:val="DefaultParagraphFont"/>
    <w:link w:val="PlainText"/>
    <w:uiPriority w:val="99"/>
    <w:rsid w:val="004A14A5"/>
    <w:rPr>
      <w:rFonts w:ascii="Consolas" w:hAnsi="Consolas"/>
      <w:sz w:val="21"/>
      <w:szCs w:val="21"/>
    </w:rPr>
  </w:style>
  <w:style w:type="paragraph" w:customStyle="1" w:styleId="SEYeHDG2">
    <w:name w:val="*SEYeHDG"/>
    <w:basedOn w:val="Normal"/>
    <w:next w:val="Normal"/>
    <w:autoRedefine/>
    <w:uiPriority w:val="9"/>
    <w:qFormat/>
    <w:rsid w:val="00FE249C"/>
    <w:rPr>
      <w:rFonts w:ascii="Arial" w:hAnsi="Arial"/>
      <w:b/>
      <w:color w:val="00AEFF"/>
      <w:sz w:val="20"/>
    </w:rPr>
  </w:style>
  <w:style w:type="paragraph" w:customStyle="1" w:styleId="Level1">
    <w:name w:val="Level1"/>
    <w:basedOn w:val="Normal"/>
    <w:link w:val="Level1Char"/>
    <w:qFormat/>
    <w:rsid w:val="00371931"/>
    <w:pPr>
      <w:keepNext/>
      <w:numPr>
        <w:numId w:val="18"/>
      </w:numPr>
      <w:spacing w:before="240" w:after="200" w:line="276" w:lineRule="auto"/>
      <w:outlineLvl w:val="0"/>
    </w:pPr>
    <w:rPr>
      <w:rFonts w:ascii="Arial" w:eastAsia="Calibri" w:hAnsi="Arial"/>
      <w:b/>
      <w:caps/>
      <w:sz w:val="20"/>
      <w:szCs w:val="20"/>
      <w:lang w:val="en-ZA" w:eastAsia="en-ZA"/>
    </w:rPr>
  </w:style>
  <w:style w:type="paragraph" w:customStyle="1" w:styleId="Level2">
    <w:name w:val="Level2"/>
    <w:basedOn w:val="Normal"/>
    <w:link w:val="Level2Char"/>
    <w:qFormat/>
    <w:rsid w:val="00371931"/>
    <w:pPr>
      <w:numPr>
        <w:ilvl w:val="1"/>
        <w:numId w:val="18"/>
      </w:numPr>
      <w:spacing w:after="200" w:line="276" w:lineRule="auto"/>
      <w:outlineLvl w:val="1"/>
    </w:pPr>
    <w:rPr>
      <w:rFonts w:ascii="Arial" w:eastAsia="Calibri" w:hAnsi="Arial"/>
      <w:sz w:val="20"/>
      <w:szCs w:val="20"/>
      <w:lang w:val="en-ZA" w:eastAsia="en-ZA"/>
    </w:rPr>
  </w:style>
  <w:style w:type="paragraph" w:customStyle="1" w:styleId="Level3">
    <w:name w:val="Level3"/>
    <w:basedOn w:val="Normal"/>
    <w:link w:val="Level3Char"/>
    <w:qFormat/>
    <w:rsid w:val="00371931"/>
    <w:pPr>
      <w:numPr>
        <w:ilvl w:val="2"/>
        <w:numId w:val="18"/>
      </w:numPr>
      <w:spacing w:after="200" w:line="276" w:lineRule="auto"/>
      <w:outlineLvl w:val="2"/>
    </w:pPr>
    <w:rPr>
      <w:rFonts w:ascii="Arial" w:eastAsia="Calibri" w:hAnsi="Arial"/>
      <w:sz w:val="20"/>
      <w:szCs w:val="20"/>
      <w:lang w:val="en-ZA" w:eastAsia="en-ZA"/>
    </w:rPr>
  </w:style>
  <w:style w:type="paragraph" w:customStyle="1" w:styleId="Level4">
    <w:name w:val="Level4"/>
    <w:basedOn w:val="Normal"/>
    <w:link w:val="Level4Char"/>
    <w:qFormat/>
    <w:rsid w:val="00371931"/>
    <w:pPr>
      <w:numPr>
        <w:ilvl w:val="3"/>
        <w:numId w:val="18"/>
      </w:numPr>
      <w:spacing w:after="200" w:line="276" w:lineRule="auto"/>
      <w:outlineLvl w:val="3"/>
    </w:pPr>
    <w:rPr>
      <w:rFonts w:ascii="Arial" w:eastAsia="Calibri" w:hAnsi="Arial"/>
      <w:sz w:val="20"/>
      <w:szCs w:val="20"/>
      <w:lang w:val="en-ZA" w:eastAsia="en-ZA"/>
    </w:rPr>
  </w:style>
  <w:style w:type="paragraph" w:customStyle="1" w:styleId="Level5">
    <w:name w:val="Level5"/>
    <w:basedOn w:val="Normal"/>
    <w:link w:val="Level5Char"/>
    <w:qFormat/>
    <w:rsid w:val="00371931"/>
    <w:pPr>
      <w:numPr>
        <w:ilvl w:val="4"/>
        <w:numId w:val="18"/>
      </w:numPr>
      <w:spacing w:after="200" w:line="276" w:lineRule="auto"/>
      <w:outlineLvl w:val="4"/>
    </w:pPr>
    <w:rPr>
      <w:rFonts w:ascii="Arial" w:eastAsia="Calibri" w:hAnsi="Arial"/>
      <w:sz w:val="20"/>
      <w:szCs w:val="20"/>
      <w:lang w:val="en-ZA" w:eastAsia="en-ZA"/>
    </w:rPr>
  </w:style>
  <w:style w:type="paragraph" w:customStyle="1" w:styleId="Level6">
    <w:name w:val="Level6"/>
    <w:basedOn w:val="Normal"/>
    <w:qFormat/>
    <w:rsid w:val="00371931"/>
    <w:pPr>
      <w:numPr>
        <w:ilvl w:val="5"/>
        <w:numId w:val="18"/>
      </w:numPr>
      <w:spacing w:after="200" w:line="276" w:lineRule="auto"/>
      <w:outlineLvl w:val="5"/>
    </w:pPr>
    <w:rPr>
      <w:rFonts w:ascii="Arial" w:eastAsia="Calibri" w:hAnsi="Arial"/>
      <w:sz w:val="20"/>
      <w:szCs w:val="20"/>
      <w:lang w:val="en-ZA" w:eastAsia="en-ZA"/>
    </w:rPr>
  </w:style>
  <w:style w:type="paragraph" w:customStyle="1" w:styleId="Level7">
    <w:name w:val="Level7"/>
    <w:basedOn w:val="Normal"/>
    <w:qFormat/>
    <w:rsid w:val="00371931"/>
    <w:pPr>
      <w:numPr>
        <w:ilvl w:val="6"/>
        <w:numId w:val="18"/>
      </w:numPr>
      <w:spacing w:after="200" w:line="276" w:lineRule="auto"/>
      <w:outlineLvl w:val="6"/>
    </w:pPr>
    <w:rPr>
      <w:rFonts w:ascii="Arial" w:eastAsia="Calibri" w:hAnsi="Arial"/>
      <w:sz w:val="20"/>
      <w:szCs w:val="20"/>
      <w:lang w:val="en-ZA" w:eastAsia="en-ZA"/>
    </w:rPr>
  </w:style>
  <w:style w:type="paragraph" w:customStyle="1" w:styleId="Level8">
    <w:name w:val="Level8"/>
    <w:basedOn w:val="Normal"/>
    <w:qFormat/>
    <w:rsid w:val="00371931"/>
    <w:pPr>
      <w:numPr>
        <w:ilvl w:val="7"/>
        <w:numId w:val="18"/>
      </w:numPr>
      <w:spacing w:after="200" w:line="276" w:lineRule="auto"/>
      <w:outlineLvl w:val="7"/>
    </w:pPr>
    <w:rPr>
      <w:rFonts w:ascii="Arial" w:eastAsia="Calibri" w:hAnsi="Arial"/>
      <w:sz w:val="20"/>
      <w:szCs w:val="20"/>
      <w:lang w:val="en-ZA" w:eastAsia="en-ZA"/>
    </w:rPr>
  </w:style>
  <w:style w:type="paragraph" w:customStyle="1" w:styleId="HeadingBlue">
    <w:name w:val="HeadingBlue"/>
    <w:basedOn w:val="Normal"/>
    <w:uiPriority w:val="9"/>
    <w:rsid w:val="002A0142"/>
    <w:pPr>
      <w:keepNext/>
      <w:ind w:left="567" w:hanging="567"/>
    </w:pPr>
    <w:rPr>
      <w:rFonts w:ascii="Cambria" w:hAnsi="Cambria"/>
      <w:bCs/>
      <w:color w:val="365F91"/>
      <w:sz w:val="32"/>
      <w:szCs w:val="32"/>
      <w:lang w:val="en-GB"/>
    </w:rPr>
  </w:style>
  <w:style w:type="paragraph" w:customStyle="1" w:styleId="Headingabc">
    <w:name w:val="Heading abc"/>
    <w:basedOn w:val="Normal"/>
    <w:link w:val="HeadingabcChar"/>
    <w:qFormat/>
    <w:rsid w:val="008C50A0"/>
    <w:pPr>
      <w:widowControl w:val="0"/>
      <w:autoSpaceDE w:val="0"/>
      <w:autoSpaceDN w:val="0"/>
      <w:adjustRightInd w:val="0"/>
      <w:jc w:val="center"/>
    </w:pPr>
    <w:rPr>
      <w:sz w:val="54"/>
      <w:szCs w:val="54"/>
    </w:rPr>
  </w:style>
  <w:style w:type="character" w:customStyle="1" w:styleId="HeadingabcChar">
    <w:name w:val="Heading abc Char"/>
    <w:basedOn w:val="DefaultParagraphFont"/>
    <w:link w:val="Headingabc"/>
    <w:rsid w:val="008C50A0"/>
    <w:rPr>
      <w:sz w:val="54"/>
      <w:szCs w:val="54"/>
    </w:rPr>
  </w:style>
  <w:style w:type="paragraph" w:customStyle="1" w:styleId="CTTitle">
    <w:name w:val="CT Title"/>
    <w:qFormat/>
    <w:rsid w:val="000D0B9D"/>
    <w:pPr>
      <w:jc w:val="center"/>
    </w:pPr>
    <w:rPr>
      <w:sz w:val="54"/>
      <w:szCs w:val="24"/>
    </w:rPr>
  </w:style>
  <w:style w:type="character" w:customStyle="1" w:styleId="Level1Char">
    <w:name w:val="Level1 Char"/>
    <w:link w:val="Level1"/>
    <w:rsid w:val="003664CF"/>
    <w:rPr>
      <w:rFonts w:ascii="Arial" w:eastAsia="Calibri" w:hAnsi="Arial"/>
      <w:b/>
      <w:caps/>
      <w:lang w:val="en-ZA" w:eastAsia="en-ZA"/>
    </w:rPr>
  </w:style>
  <w:style w:type="character" w:customStyle="1" w:styleId="Level2Char">
    <w:name w:val="Level2 Char"/>
    <w:link w:val="Level2"/>
    <w:rsid w:val="003664CF"/>
    <w:rPr>
      <w:rFonts w:ascii="Arial" w:eastAsia="Calibri" w:hAnsi="Arial"/>
      <w:lang w:val="en-ZA" w:eastAsia="en-ZA"/>
    </w:rPr>
  </w:style>
  <w:style w:type="paragraph" w:customStyle="1" w:styleId="Annexure">
    <w:name w:val="Annexure"/>
    <w:qFormat/>
    <w:rsid w:val="00D84BC2"/>
    <w:pPr>
      <w:pageBreakBefore/>
      <w:pBdr>
        <w:top w:val="single" w:sz="4" w:space="1" w:color="auto"/>
        <w:bottom w:val="single" w:sz="4" w:space="1" w:color="auto"/>
      </w:pBdr>
      <w:jc w:val="center"/>
    </w:pPr>
    <w:rPr>
      <w:rFonts w:ascii="Arial" w:hAnsi="Arial"/>
      <w:b/>
      <w:caps/>
      <w:lang w:val="en-ZA" w:eastAsia="en-ZA"/>
    </w:rPr>
  </w:style>
  <w:style w:type="numbering" w:customStyle="1" w:styleId="AnnexureHeading">
    <w:name w:val="AnnexureHeading"/>
    <w:uiPriority w:val="99"/>
    <w:rsid w:val="00D84BC2"/>
    <w:pPr>
      <w:numPr>
        <w:numId w:val="19"/>
      </w:numPr>
    </w:pPr>
  </w:style>
  <w:style w:type="numbering" w:customStyle="1" w:styleId="AnnexureList">
    <w:name w:val="AnnexureList"/>
    <w:uiPriority w:val="99"/>
    <w:rsid w:val="00D84BC2"/>
    <w:pPr>
      <w:numPr>
        <w:numId w:val="20"/>
      </w:numPr>
    </w:pPr>
  </w:style>
  <w:style w:type="paragraph" w:customStyle="1" w:styleId="Appendix">
    <w:name w:val="Appendix"/>
    <w:qFormat/>
    <w:rsid w:val="00D84BC2"/>
    <w:pPr>
      <w:pageBreakBefore/>
      <w:pBdr>
        <w:top w:val="single" w:sz="4" w:space="1" w:color="auto"/>
        <w:bottom w:val="single" w:sz="4" w:space="1" w:color="auto"/>
      </w:pBdr>
      <w:jc w:val="center"/>
    </w:pPr>
    <w:rPr>
      <w:rFonts w:ascii="Arial" w:hAnsi="Arial"/>
      <w:b/>
      <w:caps/>
      <w:lang w:val="en-ZA" w:eastAsia="en-ZA"/>
    </w:rPr>
  </w:style>
  <w:style w:type="character" w:styleId="FootnoteReference">
    <w:name w:val="footnote reference"/>
    <w:uiPriority w:val="99"/>
    <w:semiHidden/>
    <w:unhideWhenUsed/>
    <w:rsid w:val="00D84BC2"/>
    <w:rPr>
      <w:rFonts w:ascii="Arial" w:hAnsi="Arial"/>
      <w:sz w:val="16"/>
      <w:vertAlign w:val="superscript"/>
    </w:rPr>
  </w:style>
  <w:style w:type="character" w:customStyle="1" w:styleId="Level3Char">
    <w:name w:val="Level3 Char"/>
    <w:basedOn w:val="Level2Char"/>
    <w:link w:val="Level3"/>
    <w:rsid w:val="004A673E"/>
    <w:rPr>
      <w:rFonts w:ascii="Arial" w:eastAsia="Calibri" w:hAnsi="Arial"/>
      <w:lang w:val="en-ZA" w:eastAsia="en-ZA"/>
    </w:rPr>
  </w:style>
  <w:style w:type="paragraph" w:customStyle="1" w:styleId="Level9">
    <w:name w:val="Level9"/>
    <w:basedOn w:val="Level8"/>
    <w:rsid w:val="00D84BC2"/>
    <w:pPr>
      <w:numPr>
        <w:ilvl w:val="0"/>
        <w:numId w:val="0"/>
      </w:numPr>
      <w:tabs>
        <w:tab w:val="num" w:pos="2835"/>
        <w:tab w:val="left" w:pos="3119"/>
        <w:tab w:val="left" w:pos="3402"/>
      </w:tabs>
      <w:spacing w:after="240"/>
      <w:ind w:left="2835" w:hanging="2835"/>
      <w:outlineLvl w:val="0"/>
    </w:pPr>
    <w:rPr>
      <w:rFonts w:eastAsia="Times New Roman" w:cs="Arial"/>
      <w:bCs/>
      <w:kern w:val="32"/>
      <w:lang w:eastAsia="en-US"/>
    </w:rPr>
  </w:style>
  <w:style w:type="paragraph" w:customStyle="1" w:styleId="NormalCentral">
    <w:name w:val="NormalCentral"/>
    <w:basedOn w:val="Sublevel"/>
    <w:qFormat/>
    <w:rsid w:val="00D84BC2"/>
    <w:pPr>
      <w:keepNext/>
      <w:keepLines/>
      <w:spacing w:before="60" w:after="60" w:line="240" w:lineRule="auto"/>
      <w:jc w:val="center"/>
    </w:pPr>
  </w:style>
  <w:style w:type="paragraph" w:customStyle="1" w:styleId="NormalNoSpace">
    <w:name w:val="NormalNoSpace"/>
    <w:basedOn w:val="Normal"/>
    <w:qFormat/>
    <w:rsid w:val="00D84BC2"/>
    <w:pPr>
      <w:keepNext/>
      <w:jc w:val="center"/>
    </w:pPr>
    <w:rPr>
      <w:rFonts w:cs="Arial"/>
    </w:rPr>
  </w:style>
  <w:style w:type="paragraph" w:customStyle="1" w:styleId="NormalNoSpaceNoKeep">
    <w:name w:val="NormalNoSpaceNoKeep"/>
    <w:basedOn w:val="Normal"/>
    <w:qFormat/>
    <w:rsid w:val="00D84BC2"/>
    <w:rPr>
      <w:color w:val="000000"/>
    </w:rPr>
  </w:style>
  <w:style w:type="paragraph" w:customStyle="1" w:styleId="Schedule">
    <w:name w:val="Schedule"/>
    <w:qFormat/>
    <w:rsid w:val="00D84BC2"/>
    <w:pPr>
      <w:pageBreakBefore/>
      <w:numPr>
        <w:numId w:val="21"/>
      </w:numPr>
      <w:pBdr>
        <w:top w:val="single" w:sz="4" w:space="1" w:color="auto"/>
        <w:bottom w:val="single" w:sz="4" w:space="1" w:color="auto"/>
      </w:pBdr>
      <w:jc w:val="center"/>
    </w:pPr>
    <w:rPr>
      <w:rFonts w:ascii="Arial Bold" w:hAnsi="Arial Bold"/>
      <w:b/>
      <w:sz w:val="24"/>
      <w:lang w:val="en-ZA" w:eastAsia="en-ZA"/>
    </w:rPr>
  </w:style>
  <w:style w:type="paragraph" w:customStyle="1" w:styleId="ScheduleHeading1">
    <w:name w:val="Schedule Heading 1"/>
    <w:next w:val="Normal"/>
    <w:qFormat/>
    <w:rsid w:val="00D84BC2"/>
    <w:pPr>
      <w:keepNext/>
      <w:keepLines/>
      <w:numPr>
        <w:numId w:val="22"/>
      </w:numPr>
      <w:spacing w:before="240"/>
      <w:outlineLvl w:val="0"/>
    </w:pPr>
    <w:rPr>
      <w:rFonts w:ascii="Arial" w:hAnsi="Arial" w:cs="Arial"/>
      <w:b/>
      <w:caps/>
      <w:lang w:val="en-ZA" w:eastAsia="en-ZA"/>
    </w:rPr>
  </w:style>
  <w:style w:type="paragraph" w:customStyle="1" w:styleId="ScheduleHeading2">
    <w:name w:val="Schedule Heading 2"/>
    <w:basedOn w:val="Normal"/>
    <w:qFormat/>
    <w:rsid w:val="00D84BC2"/>
    <w:pPr>
      <w:numPr>
        <w:ilvl w:val="1"/>
        <w:numId w:val="22"/>
      </w:numPr>
      <w:outlineLvl w:val="1"/>
    </w:pPr>
  </w:style>
  <w:style w:type="paragraph" w:customStyle="1" w:styleId="ScheduleHeading3">
    <w:name w:val="Schedule Heading 3"/>
    <w:basedOn w:val="Normal"/>
    <w:qFormat/>
    <w:rsid w:val="00D84BC2"/>
    <w:pPr>
      <w:numPr>
        <w:ilvl w:val="2"/>
        <w:numId w:val="22"/>
      </w:numPr>
      <w:outlineLvl w:val="2"/>
    </w:pPr>
  </w:style>
  <w:style w:type="paragraph" w:customStyle="1" w:styleId="ScheduleHeading4">
    <w:name w:val="Schedule Heading 4"/>
    <w:basedOn w:val="Normal"/>
    <w:qFormat/>
    <w:rsid w:val="00D84BC2"/>
    <w:pPr>
      <w:numPr>
        <w:ilvl w:val="3"/>
        <w:numId w:val="22"/>
      </w:numPr>
      <w:outlineLvl w:val="3"/>
    </w:pPr>
  </w:style>
  <w:style w:type="paragraph" w:customStyle="1" w:styleId="ScheduleHeading5">
    <w:name w:val="Schedule Heading 5"/>
    <w:basedOn w:val="Normal"/>
    <w:qFormat/>
    <w:rsid w:val="00D84BC2"/>
    <w:pPr>
      <w:numPr>
        <w:ilvl w:val="4"/>
        <w:numId w:val="22"/>
      </w:numPr>
      <w:outlineLvl w:val="4"/>
    </w:pPr>
  </w:style>
  <w:style w:type="paragraph" w:customStyle="1" w:styleId="ScheduleHeading6">
    <w:name w:val="Schedule Heading 6"/>
    <w:basedOn w:val="Normal"/>
    <w:rsid w:val="00D84BC2"/>
    <w:pPr>
      <w:numPr>
        <w:ilvl w:val="5"/>
        <w:numId w:val="22"/>
      </w:numPr>
    </w:pPr>
  </w:style>
  <w:style w:type="paragraph" w:customStyle="1" w:styleId="SmallStyle">
    <w:name w:val="SmallStyle"/>
    <w:basedOn w:val="Sublevel"/>
    <w:qFormat/>
    <w:rsid w:val="00D84BC2"/>
    <w:pPr>
      <w:keepNext/>
      <w:spacing w:line="240" w:lineRule="auto"/>
      <w:jc w:val="center"/>
    </w:pPr>
    <w:rPr>
      <w:sz w:val="16"/>
    </w:rPr>
  </w:style>
  <w:style w:type="paragraph" w:styleId="TOC1">
    <w:name w:val="toc 1"/>
    <w:basedOn w:val="Normal"/>
    <w:next w:val="Normal"/>
    <w:autoRedefine/>
    <w:uiPriority w:val="39"/>
    <w:unhideWhenUsed/>
    <w:rsid w:val="00D84BC2"/>
    <w:pPr>
      <w:spacing w:after="60"/>
    </w:pPr>
    <w:rPr>
      <w:rFonts w:ascii="Arial Bold" w:hAnsi="Arial Bold"/>
      <w:b/>
      <w:caps/>
    </w:rPr>
  </w:style>
  <w:style w:type="paragraph" w:styleId="TOC2">
    <w:name w:val="toc 2"/>
    <w:basedOn w:val="Normal"/>
    <w:next w:val="Normal"/>
    <w:autoRedefine/>
    <w:uiPriority w:val="39"/>
    <w:semiHidden/>
    <w:unhideWhenUsed/>
    <w:rsid w:val="00D84BC2"/>
    <w:pPr>
      <w:ind w:left="200"/>
    </w:pPr>
    <w:rPr>
      <w:b/>
    </w:rPr>
  </w:style>
  <w:style w:type="paragraph" w:customStyle="1" w:styleId="ZeroCentred">
    <w:name w:val="ZeroCentred"/>
    <w:basedOn w:val="SmallStyle"/>
    <w:qFormat/>
    <w:rsid w:val="00D84BC2"/>
    <w:pPr>
      <w:spacing w:after="0"/>
    </w:pPr>
    <w:rPr>
      <w:sz w:val="20"/>
    </w:rPr>
  </w:style>
  <w:style w:type="paragraph" w:customStyle="1" w:styleId="Sublevel1">
    <w:name w:val="Sublevel1"/>
    <w:basedOn w:val="Sublevel"/>
    <w:qFormat/>
    <w:rsid w:val="004A673E"/>
    <w:pPr>
      <w:ind w:left="567"/>
    </w:pPr>
  </w:style>
  <w:style w:type="paragraph" w:customStyle="1" w:styleId="Sublevel2">
    <w:name w:val="Sublevel2"/>
    <w:basedOn w:val="Sublevel"/>
    <w:qFormat/>
    <w:rsid w:val="004A673E"/>
    <w:pPr>
      <w:ind w:left="851"/>
    </w:pPr>
  </w:style>
  <w:style w:type="paragraph" w:customStyle="1" w:styleId="Sublevel3">
    <w:name w:val="Sublevel3"/>
    <w:basedOn w:val="Sublevel2"/>
    <w:qFormat/>
    <w:rsid w:val="00C9430C"/>
    <w:pPr>
      <w:ind w:left="1134"/>
    </w:pPr>
  </w:style>
  <w:style w:type="paragraph" w:customStyle="1" w:styleId="Body1">
    <w:name w:val="Body 1"/>
    <w:basedOn w:val="Body"/>
    <w:link w:val="Body1Char"/>
    <w:qFormat/>
    <w:rsid w:val="00284B1B"/>
    <w:pPr>
      <w:spacing w:after="200"/>
      <w:ind w:left="567"/>
    </w:pPr>
    <w:rPr>
      <w:lang w:val="en-ZA"/>
    </w:rPr>
  </w:style>
  <w:style w:type="paragraph" w:customStyle="1" w:styleId="Body2">
    <w:name w:val="Body 2"/>
    <w:basedOn w:val="Body1"/>
    <w:link w:val="Body2Char"/>
    <w:qFormat/>
    <w:rsid w:val="00CB2E0B"/>
    <w:pPr>
      <w:ind w:left="851"/>
    </w:pPr>
  </w:style>
  <w:style w:type="paragraph" w:customStyle="1" w:styleId="Body3">
    <w:name w:val="Body 3"/>
    <w:basedOn w:val="Body2"/>
    <w:link w:val="Body3Char"/>
    <w:qFormat/>
    <w:rsid w:val="005C21EF"/>
    <w:pPr>
      <w:ind w:left="1134"/>
    </w:pPr>
  </w:style>
  <w:style w:type="paragraph" w:customStyle="1" w:styleId="Body4">
    <w:name w:val="Body 4"/>
    <w:basedOn w:val="Body3"/>
    <w:link w:val="Body4Char"/>
    <w:qFormat/>
    <w:rsid w:val="00E85D5F"/>
    <w:pPr>
      <w:ind w:left="1418"/>
    </w:pPr>
  </w:style>
  <w:style w:type="paragraph" w:customStyle="1" w:styleId="Body5">
    <w:name w:val="Body 5"/>
    <w:basedOn w:val="Body4"/>
    <w:link w:val="Body5Char"/>
    <w:qFormat/>
    <w:rsid w:val="000D60FA"/>
    <w:pPr>
      <w:ind w:left="1701"/>
    </w:pPr>
  </w:style>
  <w:style w:type="character" w:customStyle="1" w:styleId="BoldText">
    <w:name w:val="BoldText"/>
    <w:basedOn w:val="DefaultParagraphFont"/>
    <w:uiPriority w:val="15"/>
    <w:qFormat/>
    <w:rPr>
      <w:b/>
    </w:r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styleId="TOC3">
    <w:name w:val="toc 3"/>
    <w:basedOn w:val="TOC2"/>
    <w:uiPriority w:val="39"/>
    <w:semiHidden/>
    <w:rsid w:val="009B2F07"/>
    <w:pPr>
      <w:ind w:left="2127"/>
    </w:pPr>
  </w:style>
  <w:style w:type="paragraph" w:styleId="TOC4">
    <w:name w:val="toc 4"/>
    <w:basedOn w:val="Normal"/>
    <w:next w:val="Normal"/>
    <w:uiPriority w:val="39"/>
    <w:semiHidden/>
    <w:rsid w:val="008C77D5"/>
    <w:pPr>
      <w:numPr>
        <w:numId w:val="26"/>
      </w:numPr>
      <w:tabs>
        <w:tab w:val="left" w:pos="0"/>
        <w:tab w:val="left" w:pos="709"/>
        <w:tab w:val="right" w:pos="9072"/>
      </w:tabs>
      <w:spacing w:after="120"/>
      <w:ind w:left="709" w:hanging="709"/>
    </w:pPr>
    <w:rPr>
      <w:b/>
      <w:smallCaps/>
    </w:rPr>
  </w:style>
  <w:style w:type="paragraph" w:styleId="BlockText">
    <w:name w:val="Block Text"/>
    <w:basedOn w:val="Normal"/>
    <w:uiPriority w:val="17"/>
    <w:semiHidden/>
    <w:pPr>
      <w:spacing w:after="120"/>
      <w:ind w:left="1440" w:right="1440"/>
    </w:pPr>
  </w:style>
  <w:style w:type="paragraph" w:styleId="BodyText">
    <w:name w:val="Body Text"/>
    <w:basedOn w:val="Normal"/>
    <w:link w:val="BodyTextChar"/>
    <w:uiPriority w:val="17"/>
    <w:semiHidden/>
    <w:pPr>
      <w:spacing w:after="120"/>
    </w:pPr>
  </w:style>
  <w:style w:type="character" w:customStyle="1" w:styleId="BoldItalicText">
    <w:name w:val="BoldItalicText"/>
    <w:basedOn w:val="DefaultParagraphFont"/>
    <w:uiPriority w:val="17"/>
    <w:semiHidden/>
    <w:rPr>
      <w:b/>
      <w:i/>
    </w:rPr>
  </w:style>
  <w:style w:type="character" w:customStyle="1" w:styleId="ItalicText">
    <w:name w:val="ItalicText"/>
    <w:basedOn w:val="DefaultParagraphFont"/>
    <w:uiPriority w:val="15"/>
    <w:qFormat/>
    <w:rPr>
      <w:i/>
    </w:rPr>
  </w:style>
  <w:style w:type="character" w:customStyle="1" w:styleId="BoldUnderlinedText">
    <w:name w:val="BoldUnderlinedText"/>
    <w:basedOn w:val="DefaultParagraphFont"/>
    <w:uiPriority w:val="17"/>
    <w:semiHidden/>
    <w:rPr>
      <w:b/>
      <w:u w:val="single"/>
    </w:rPr>
  </w:style>
  <w:style w:type="character" w:customStyle="1" w:styleId="UnderlinedText">
    <w:name w:val="UnderlinedText"/>
    <w:basedOn w:val="DefaultParagraphFont"/>
    <w:uiPriority w:val="15"/>
    <w:rPr>
      <w:u w:val="single"/>
    </w:rPr>
  </w:style>
  <w:style w:type="paragraph" w:styleId="BodyText3">
    <w:name w:val="Body Text 3"/>
    <w:basedOn w:val="Normal"/>
    <w:link w:val="BodyText3Char"/>
    <w:uiPriority w:val="17"/>
    <w:semiHidden/>
    <w:pPr>
      <w:spacing w:after="120"/>
    </w:pPr>
    <w:rPr>
      <w:sz w:val="16"/>
    </w:rPr>
  </w:style>
  <w:style w:type="paragraph" w:styleId="BodyTextFirstIndent">
    <w:name w:val="Body Text First Indent"/>
    <w:basedOn w:val="BodyText"/>
    <w:link w:val="BodyTextFirstIndentChar"/>
    <w:uiPriority w:val="17"/>
    <w:semiHidden/>
    <w:pPr>
      <w:ind w:firstLine="210"/>
    </w:pPr>
  </w:style>
  <w:style w:type="paragraph" w:styleId="BodyTextIndent">
    <w:name w:val="Body Text Indent"/>
    <w:basedOn w:val="Normal"/>
    <w:link w:val="BodyTextIndentChar"/>
    <w:uiPriority w:val="17"/>
    <w:semiHidden/>
    <w:pPr>
      <w:spacing w:after="120"/>
      <w:ind w:left="283"/>
    </w:pPr>
  </w:style>
  <w:style w:type="paragraph" w:styleId="BodyTextFirstIndent2">
    <w:name w:val="Body Text First Indent 2"/>
    <w:basedOn w:val="BodyTextIndent"/>
    <w:link w:val="BodyTextFirstIndent2Char"/>
    <w:uiPriority w:val="17"/>
    <w:semiHidden/>
    <w:pPr>
      <w:ind w:firstLine="210"/>
    </w:pPr>
  </w:style>
  <w:style w:type="paragraph" w:styleId="BodyTextIndent2">
    <w:name w:val="Body Text Indent 2"/>
    <w:basedOn w:val="Normal"/>
    <w:link w:val="BodyTextIndent2Char"/>
    <w:uiPriority w:val="17"/>
    <w:semiHidden/>
    <w:pPr>
      <w:spacing w:after="120" w:line="480" w:lineRule="auto"/>
      <w:ind w:left="283"/>
    </w:pPr>
  </w:style>
  <w:style w:type="paragraph" w:styleId="BodyTextIndent3">
    <w:name w:val="Body Text Indent 3"/>
    <w:basedOn w:val="Normal"/>
    <w:link w:val="BodyTextIndent3Char"/>
    <w:uiPriority w:val="17"/>
    <w:semiHidden/>
    <w:pPr>
      <w:spacing w:after="120"/>
      <w:ind w:left="283"/>
    </w:pPr>
    <w:rPr>
      <w:sz w:val="16"/>
    </w:rPr>
  </w:style>
  <w:style w:type="paragraph" w:styleId="Caption">
    <w:name w:val="caption"/>
    <w:basedOn w:val="Normal"/>
    <w:next w:val="Normal"/>
    <w:uiPriority w:val="17"/>
    <w:unhideWhenUsed/>
    <w:pPr>
      <w:spacing w:before="120" w:after="120"/>
    </w:pPr>
    <w:rPr>
      <w:b/>
    </w:rPr>
  </w:style>
  <w:style w:type="paragraph" w:styleId="Closing">
    <w:name w:val="Closing"/>
    <w:basedOn w:val="Normal"/>
    <w:link w:val="ClosingChar"/>
    <w:uiPriority w:val="17"/>
    <w:semiHidden/>
    <w:pPr>
      <w:ind w:left="4252"/>
    </w:pPr>
  </w:style>
  <w:style w:type="paragraph" w:styleId="Date">
    <w:name w:val="Date"/>
    <w:basedOn w:val="Normal"/>
    <w:next w:val="Normal"/>
    <w:link w:val="DateChar"/>
    <w:uiPriority w:val="17"/>
    <w:semiHidden/>
  </w:style>
  <w:style w:type="paragraph" w:styleId="DocumentMap">
    <w:name w:val="Document Map"/>
    <w:basedOn w:val="Normal"/>
    <w:link w:val="DocumentMapChar"/>
    <w:uiPriority w:val="17"/>
    <w:semiHidden/>
    <w:pPr>
      <w:shd w:val="clear" w:color="auto" w:fill="000080"/>
    </w:pPr>
    <w:rPr>
      <w:rFonts w:ascii="Tahoma" w:hAnsi="Tahoma"/>
    </w:rPr>
  </w:style>
  <w:style w:type="character" w:styleId="Emphasis">
    <w:name w:val="Emphasis"/>
    <w:basedOn w:val="DefaultParagraphFont"/>
    <w:uiPriority w:val="29"/>
    <w:semiHidden/>
    <w:rsid w:val="00E45680"/>
    <w:rPr>
      <w:b/>
      <w:i w:val="0"/>
    </w:rPr>
  </w:style>
  <w:style w:type="character" w:styleId="EndnoteReference">
    <w:name w:val="endnote reference"/>
    <w:basedOn w:val="DefaultParagraphFont"/>
    <w:uiPriority w:val="17"/>
    <w:semiHidden/>
    <w:rPr>
      <w:vertAlign w:val="superscript"/>
    </w:rPr>
  </w:style>
  <w:style w:type="paragraph" w:styleId="EndnoteText">
    <w:name w:val="endnote text"/>
    <w:basedOn w:val="Normal"/>
    <w:link w:val="EndnoteTextChar"/>
    <w:uiPriority w:val="17"/>
    <w:semiHidden/>
    <w:rPr>
      <w:sz w:val="20"/>
    </w:rPr>
  </w:style>
  <w:style w:type="paragraph" w:styleId="Index1">
    <w:name w:val="index 1"/>
    <w:basedOn w:val="Normal"/>
    <w:next w:val="Normal"/>
    <w:autoRedefine/>
    <w:uiPriority w:val="17"/>
    <w:semiHidden/>
    <w:pPr>
      <w:ind w:left="210" w:hanging="210"/>
    </w:pPr>
  </w:style>
  <w:style w:type="paragraph" w:styleId="Index2">
    <w:name w:val="index 2"/>
    <w:basedOn w:val="Normal"/>
    <w:next w:val="Normal"/>
    <w:autoRedefine/>
    <w:uiPriority w:val="17"/>
    <w:semiHidden/>
    <w:pPr>
      <w:ind w:left="420" w:hanging="210"/>
    </w:pPr>
  </w:style>
  <w:style w:type="paragraph" w:styleId="Index3">
    <w:name w:val="index 3"/>
    <w:basedOn w:val="Normal"/>
    <w:next w:val="Normal"/>
    <w:autoRedefine/>
    <w:uiPriority w:val="17"/>
    <w:semiHidden/>
    <w:pPr>
      <w:ind w:left="630" w:hanging="210"/>
    </w:pPr>
  </w:style>
  <w:style w:type="paragraph" w:styleId="Index4">
    <w:name w:val="index 4"/>
    <w:basedOn w:val="Normal"/>
    <w:next w:val="Normal"/>
    <w:autoRedefine/>
    <w:uiPriority w:val="17"/>
    <w:semiHidden/>
    <w:pPr>
      <w:ind w:left="840" w:hanging="210"/>
    </w:pPr>
  </w:style>
  <w:style w:type="paragraph" w:styleId="Index5">
    <w:name w:val="index 5"/>
    <w:basedOn w:val="Normal"/>
    <w:next w:val="Normal"/>
    <w:autoRedefine/>
    <w:uiPriority w:val="17"/>
    <w:semiHidden/>
    <w:pPr>
      <w:ind w:left="1050" w:hanging="210"/>
    </w:pPr>
  </w:style>
  <w:style w:type="paragraph" w:styleId="Index6">
    <w:name w:val="index 6"/>
    <w:basedOn w:val="Normal"/>
    <w:next w:val="Normal"/>
    <w:autoRedefine/>
    <w:uiPriority w:val="17"/>
    <w:semiHidden/>
    <w:pPr>
      <w:ind w:left="1260" w:hanging="210"/>
    </w:pPr>
  </w:style>
  <w:style w:type="paragraph" w:styleId="Index7">
    <w:name w:val="index 7"/>
    <w:basedOn w:val="Normal"/>
    <w:next w:val="Normal"/>
    <w:autoRedefine/>
    <w:uiPriority w:val="17"/>
    <w:semiHidden/>
    <w:pPr>
      <w:ind w:left="1470" w:hanging="210"/>
    </w:pPr>
  </w:style>
  <w:style w:type="paragraph" w:styleId="Index8">
    <w:name w:val="index 8"/>
    <w:basedOn w:val="Normal"/>
    <w:next w:val="Normal"/>
    <w:autoRedefine/>
    <w:uiPriority w:val="17"/>
    <w:semiHidden/>
    <w:pPr>
      <w:ind w:left="1680" w:hanging="210"/>
    </w:pPr>
  </w:style>
  <w:style w:type="paragraph" w:styleId="Index9">
    <w:name w:val="index 9"/>
    <w:basedOn w:val="Normal"/>
    <w:next w:val="Normal"/>
    <w:autoRedefine/>
    <w:uiPriority w:val="17"/>
    <w:semiHidden/>
    <w:pPr>
      <w:ind w:left="1890" w:hanging="210"/>
    </w:pPr>
  </w:style>
  <w:style w:type="paragraph" w:styleId="IndexHeading">
    <w:name w:val="index heading"/>
    <w:basedOn w:val="Normal"/>
    <w:next w:val="Index1"/>
    <w:uiPriority w:val="17"/>
    <w:semiHidden/>
    <w:rPr>
      <w:b/>
    </w:rPr>
  </w:style>
  <w:style w:type="paragraph" w:styleId="MacroText">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MessageHeader">
    <w:name w:val="Message Header"/>
    <w:basedOn w:val="Normal"/>
    <w:link w:val="MessageHeaderChar"/>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ormalIndent">
    <w:name w:val="Normal Indent"/>
    <w:basedOn w:val="Normal"/>
    <w:uiPriority w:val="29"/>
    <w:pPr>
      <w:ind w:left="720"/>
    </w:pPr>
  </w:style>
  <w:style w:type="paragraph" w:styleId="NoteHeading">
    <w:name w:val="Note Heading"/>
    <w:basedOn w:val="Normal"/>
    <w:next w:val="Normal"/>
    <w:link w:val="NoteHeadingChar"/>
    <w:uiPriority w:val="17"/>
    <w:semiHidden/>
  </w:style>
  <w:style w:type="paragraph" w:styleId="Salutation">
    <w:name w:val="Salutation"/>
    <w:basedOn w:val="Normal"/>
    <w:next w:val="Normal"/>
    <w:link w:val="SalutationChar"/>
    <w:uiPriority w:val="17"/>
    <w:semiHidden/>
  </w:style>
  <w:style w:type="paragraph" w:styleId="Signature">
    <w:name w:val="Signature"/>
    <w:basedOn w:val="Normal"/>
    <w:link w:val="SignatureChar"/>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ableofAuthorities">
    <w:name w:val="table of authorities"/>
    <w:basedOn w:val="Normal"/>
    <w:next w:val="Normal"/>
    <w:uiPriority w:val="17"/>
    <w:semiHidden/>
    <w:pPr>
      <w:ind w:left="210" w:hanging="210"/>
    </w:pPr>
  </w:style>
  <w:style w:type="paragraph" w:styleId="TableofFigures">
    <w:name w:val="table of figures"/>
    <w:basedOn w:val="Normal"/>
    <w:next w:val="Normal"/>
    <w:uiPriority w:val="17"/>
    <w:semiHidden/>
    <w:pPr>
      <w:ind w:left="420" w:hanging="420"/>
    </w:pPr>
  </w:style>
  <w:style w:type="paragraph" w:styleId="TOAHeading">
    <w:name w:val="toa heading"/>
    <w:basedOn w:val="Normal"/>
    <w:next w:val="Normal"/>
    <w:uiPriority w:val="49"/>
    <w:semiHidden/>
    <w:pPr>
      <w:spacing w:before="120"/>
    </w:pPr>
    <w:rPr>
      <w:b/>
    </w:rPr>
  </w:style>
  <w:style w:type="paragraph" w:styleId="TOC5">
    <w:name w:val="toc 5"/>
    <w:basedOn w:val="Body1"/>
    <w:next w:val="Body1"/>
    <w:uiPriority w:val="49"/>
    <w:semiHidden/>
    <w:rsid w:val="00436B0E"/>
    <w:pPr>
      <w:spacing w:after="120"/>
      <w:ind w:left="709"/>
      <w:contextualSpacing/>
      <w:jc w:val="left"/>
    </w:pPr>
    <w:rPr>
      <w:b/>
    </w:rPr>
  </w:style>
  <w:style w:type="paragraph" w:styleId="TOC6">
    <w:name w:val="toc 6"/>
    <w:basedOn w:val="Normal"/>
    <w:next w:val="Normal"/>
    <w:uiPriority w:val="49"/>
    <w:semiHidden/>
    <w:pPr>
      <w:ind w:left="1050"/>
    </w:pPr>
  </w:style>
  <w:style w:type="paragraph" w:styleId="TOC7">
    <w:name w:val="toc 7"/>
    <w:basedOn w:val="Normal"/>
    <w:next w:val="Normal"/>
    <w:uiPriority w:val="49"/>
    <w:semiHidden/>
    <w:pPr>
      <w:ind w:left="1260"/>
    </w:pPr>
  </w:style>
  <w:style w:type="paragraph" w:styleId="TOC8">
    <w:name w:val="toc 8"/>
    <w:basedOn w:val="Normal"/>
    <w:next w:val="Normal"/>
    <w:uiPriority w:val="49"/>
    <w:semiHidden/>
    <w:pPr>
      <w:ind w:left="1470"/>
    </w:pPr>
  </w:style>
  <w:style w:type="paragraph" w:styleId="TO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28"/>
      </w:numPr>
    </w:pPr>
  </w:style>
  <w:style w:type="paragraph" w:customStyle="1" w:styleId="Recitals">
    <w:name w:val="Recitals"/>
    <w:basedOn w:val="Body"/>
    <w:next w:val="Body2"/>
    <w:uiPriority w:val="9"/>
    <w:qFormat/>
    <w:pPr>
      <w:numPr>
        <w:numId w:val="24"/>
      </w:numPr>
    </w:pPr>
  </w:style>
  <w:style w:type="paragraph" w:styleId="TOCHeading">
    <w:name w:val="TOC Heading"/>
    <w:basedOn w:val="Heading1"/>
    <w:next w:val="Normal"/>
    <w:uiPriority w:val="49"/>
    <w:semiHidden/>
    <w:rsid w:val="00AE6229"/>
    <w:pPr>
      <w:tabs>
        <w:tab w:val="right" w:pos="9072"/>
      </w:tabs>
      <w:spacing w:after="240"/>
      <w:jc w:val="center"/>
      <w:outlineLvl w:val="9"/>
    </w:pPr>
    <w:rPr>
      <w:rFonts w:eastAsiaTheme="majorEastAsia" w:cstheme="majorBidi"/>
    </w:rPr>
  </w:style>
  <w:style w:type="paragraph" w:customStyle="1" w:styleId="NormalCentred">
    <w:name w:val="Normal Centred"/>
    <w:basedOn w:val="Normal"/>
    <w:uiPriority w:val="9"/>
    <w:rsid w:val="00671861"/>
    <w:pPr>
      <w:jc w:val="center"/>
    </w:pPr>
    <w:rPr>
      <w:szCs w:val="24"/>
    </w:rPr>
  </w:style>
  <w:style w:type="character" w:customStyle="1" w:styleId="SmallCaps">
    <w:name w:val="SmallCaps"/>
    <w:basedOn w:val="DefaultParagraphFont"/>
    <w:uiPriority w:val="17"/>
    <w:semiHidden/>
    <w:rsid w:val="00671861"/>
    <w:rPr>
      <w:rFonts w:ascii="Arial" w:hAnsi="Arial"/>
      <w:smallCaps/>
      <w:sz w:val="21"/>
    </w:rPr>
  </w:style>
  <w:style w:type="character" w:styleId="PlaceholderText">
    <w:name w:val="Placeholder Text"/>
    <w:basedOn w:val="DefaultParagraphFont"/>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character" w:styleId="BookTitle">
    <w:name w:val="Book Title"/>
    <w:basedOn w:val="DefaultParagraphFont"/>
    <w:uiPriority w:val="43"/>
    <w:semiHidden/>
    <w:rsid w:val="00D25E01"/>
    <w:rPr>
      <w:b/>
      <w:bCs/>
      <w:smallCaps/>
      <w:spacing w:val="5"/>
    </w:rPr>
  </w:style>
  <w:style w:type="paragraph" w:styleId="Quote">
    <w:name w:val="Quote"/>
    <w:basedOn w:val="Normal"/>
    <w:next w:val="Normal"/>
    <w:link w:val="QuoteChar"/>
    <w:uiPriority w:val="39"/>
    <w:semiHidden/>
    <w:rsid w:val="00D25E01"/>
    <w:rPr>
      <w:i/>
      <w:iCs/>
      <w:color w:val="000000" w:themeColor="text1"/>
    </w:rPr>
  </w:style>
  <w:style w:type="character" w:customStyle="1" w:styleId="QuoteChar">
    <w:name w:val="Quote Char"/>
    <w:basedOn w:val="DefaultParagraphFont"/>
    <w:link w:val="Quote"/>
    <w:uiPriority w:val="39"/>
    <w:semiHidden/>
    <w:rsid w:val="00ED08A9"/>
    <w:rPr>
      <w:i/>
      <w:iCs/>
      <w:color w:val="000000" w:themeColor="text1"/>
    </w:rPr>
  </w:style>
  <w:style w:type="paragraph" w:customStyle="1" w:styleId="SchTitle">
    <w:name w:val="Sch  Title"/>
    <w:basedOn w:val="SchSubtitle"/>
    <w:next w:val="SchSubtitle"/>
    <w:uiPriority w:val="10"/>
    <w:qFormat/>
    <w:rsid w:val="00922351"/>
    <w:pPr>
      <w:numPr>
        <w:ilvl w:val="0"/>
      </w:numPr>
    </w:pPr>
    <w:rPr>
      <w:rFonts w:ascii="Arial Bold" w:hAnsi="Arial Bold"/>
    </w:rPr>
  </w:style>
  <w:style w:type="paragraph" w:customStyle="1" w:styleId="SchSubtitle">
    <w:name w:val="Sch  Subtitle"/>
    <w:basedOn w:val="Body"/>
    <w:next w:val="Body2"/>
    <w:uiPriority w:val="11"/>
    <w:qFormat/>
    <w:rsid w:val="00BE7F58"/>
    <w:pPr>
      <w:keepNext/>
      <w:numPr>
        <w:ilvl w:val="1"/>
        <w:numId w:val="25"/>
      </w:numPr>
      <w:jc w:val="center"/>
    </w:pPr>
    <w:rPr>
      <w:b/>
    </w:rPr>
  </w:style>
  <w:style w:type="paragraph" w:customStyle="1" w:styleId="SchNumber1">
    <w:name w:val="Sch Number 1"/>
    <w:basedOn w:val="Level1"/>
    <w:link w:val="SchNumber1Char"/>
    <w:uiPriority w:val="12"/>
    <w:qFormat/>
    <w:rsid w:val="0024247E"/>
    <w:pPr>
      <w:numPr>
        <w:ilvl w:val="2"/>
        <w:numId w:val="25"/>
      </w:numPr>
      <w:tabs>
        <w:tab w:val="clear" w:pos="709"/>
      </w:tabs>
      <w:ind w:left="567" w:hanging="567"/>
    </w:pPr>
  </w:style>
  <w:style w:type="paragraph" w:customStyle="1" w:styleId="SchNumber2">
    <w:name w:val="Sch Number 2"/>
    <w:basedOn w:val="Level2"/>
    <w:link w:val="SchNumber2Char"/>
    <w:uiPriority w:val="12"/>
    <w:qFormat/>
    <w:rsid w:val="0024247E"/>
    <w:pPr>
      <w:numPr>
        <w:ilvl w:val="3"/>
        <w:numId w:val="25"/>
      </w:numPr>
      <w:tabs>
        <w:tab w:val="clear" w:pos="709"/>
      </w:tabs>
      <w:ind w:left="851" w:hanging="851"/>
    </w:pPr>
  </w:style>
  <w:style w:type="paragraph" w:customStyle="1" w:styleId="SchNumber3">
    <w:name w:val="Sch Number 3"/>
    <w:basedOn w:val="Level3"/>
    <w:link w:val="SchNumber3Char"/>
    <w:uiPriority w:val="12"/>
    <w:qFormat/>
    <w:rsid w:val="0024247E"/>
    <w:pPr>
      <w:numPr>
        <w:ilvl w:val="4"/>
        <w:numId w:val="25"/>
      </w:numPr>
      <w:tabs>
        <w:tab w:val="left" w:pos="1134"/>
      </w:tabs>
    </w:pPr>
  </w:style>
  <w:style w:type="paragraph" w:customStyle="1" w:styleId="SchNumber4">
    <w:name w:val="Sch Number 4"/>
    <w:basedOn w:val="Level4"/>
    <w:link w:val="SchNumber4Char"/>
    <w:uiPriority w:val="12"/>
    <w:qFormat/>
    <w:rsid w:val="0024247E"/>
    <w:pPr>
      <w:numPr>
        <w:ilvl w:val="5"/>
        <w:numId w:val="25"/>
      </w:numPr>
      <w:tabs>
        <w:tab w:val="left" w:pos="1418"/>
      </w:tabs>
    </w:pPr>
  </w:style>
  <w:style w:type="paragraph" w:customStyle="1" w:styleId="SchNumber5">
    <w:name w:val="Sch Number 5"/>
    <w:basedOn w:val="Level5"/>
    <w:link w:val="SchNumber5Char"/>
    <w:uiPriority w:val="12"/>
    <w:qFormat/>
    <w:rsid w:val="00922351"/>
    <w:pPr>
      <w:numPr>
        <w:ilvl w:val="6"/>
        <w:numId w:val="25"/>
      </w:numPr>
      <w:tabs>
        <w:tab w:val="left" w:pos="1701"/>
      </w:tabs>
    </w:pPr>
  </w:style>
  <w:style w:type="paragraph" w:customStyle="1" w:styleId="SchHeading1">
    <w:name w:val="Sch Heading 1"/>
    <w:basedOn w:val="SchNumber1"/>
    <w:next w:val="Body1"/>
    <w:link w:val="SchHeading1Char"/>
    <w:uiPriority w:val="12"/>
    <w:qFormat/>
    <w:rsid w:val="00C70D99"/>
    <w:rPr>
      <w:rFonts w:ascii="Arial Bold" w:hAnsi="Arial Bold"/>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Heading1"/>
    <w:next w:val="Body2"/>
    <w:link w:val="Heading1RestartChar"/>
    <w:uiPriority w:val="13"/>
    <w:semiHidden/>
    <w:rsid w:val="000D77B5"/>
    <w:p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Heading2"/>
    <w:next w:val="Body2"/>
    <w:link w:val="Heading2RestartChar"/>
    <w:uiPriority w:val="13"/>
    <w:semiHidden/>
    <w:rsid w:val="000D77B5"/>
    <w:pPr>
      <w:tabs>
        <w:tab w:val="left" w:pos="709"/>
      </w:tabs>
      <w:ind w:left="709" w:hanging="709"/>
    </w:pPr>
  </w:style>
  <w:style w:type="paragraph" w:customStyle="1" w:styleId="Heading3Restart">
    <w:name w:val="Heading 3 Restart"/>
    <w:basedOn w:val="Heading3"/>
    <w:next w:val="Body3"/>
    <w:link w:val="Heading3RestartChar"/>
    <w:uiPriority w:val="13"/>
    <w:semiHidden/>
    <w:qFormat/>
    <w:rsid w:val="000D77B5"/>
    <w:p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1Char">
    <w:name w:val="Body 1 Char"/>
    <w:basedOn w:val="BodyChar"/>
    <w:link w:val="Body1"/>
    <w:rsid w:val="00284B1B"/>
    <w:rPr>
      <w:rFonts w:cs="Times New Roman"/>
      <w:sz w:val="22"/>
      <w:szCs w:val="24"/>
      <w:lang w:val="en-ZA" w:eastAsia="en-US"/>
    </w:rPr>
  </w:style>
  <w:style w:type="character" w:customStyle="1" w:styleId="Body2Char">
    <w:name w:val="Body 2 Char"/>
    <w:basedOn w:val="Body1Char"/>
    <w:link w:val="Body2"/>
    <w:rsid w:val="00CB2E0B"/>
    <w:rPr>
      <w:rFonts w:cs="Times New Roman"/>
      <w:sz w:val="22"/>
      <w:szCs w:val="24"/>
      <w:lang w:val="en-ZA" w:eastAsia="en-US"/>
    </w:rPr>
  </w:style>
  <w:style w:type="character" w:customStyle="1" w:styleId="Heading2RestartChar">
    <w:name w:val="Heading 2 Restart Char"/>
    <w:basedOn w:val="Heading2Char"/>
    <w:link w:val="Heading2Restart"/>
    <w:uiPriority w:val="13"/>
    <w:semiHidden/>
    <w:rsid w:val="00ED08A9"/>
    <w:rPr>
      <w:rFonts w:ascii="Century Gothic" w:eastAsia="Arial Unicode MS" w:hAnsi="Century Gothic" w:cs="Times New Roman"/>
      <w:b/>
      <w:sz w:val="22"/>
      <w:lang w:val="en-ZA"/>
    </w:rPr>
  </w:style>
  <w:style w:type="numbering" w:customStyle="1" w:styleId="SchCustomList">
    <w:name w:val="Sch Custom List"/>
    <w:basedOn w:val="NoList"/>
    <w:uiPriority w:val="99"/>
    <w:rsid w:val="00FC3332"/>
    <w:pPr>
      <w:numPr>
        <w:numId w:val="27"/>
      </w:numPr>
    </w:pPr>
  </w:style>
  <w:style w:type="character" w:customStyle="1" w:styleId="Body3Char">
    <w:name w:val="Body 3 Char"/>
    <w:basedOn w:val="Body2Char"/>
    <w:link w:val="Body3"/>
    <w:rsid w:val="005C21EF"/>
    <w:rPr>
      <w:rFonts w:ascii="Century Gothic" w:eastAsia="Arial Unicode MS" w:hAnsi="Century Gothic" w:cs="Times New Roman"/>
      <w:sz w:val="22"/>
      <w:szCs w:val="24"/>
      <w:lang w:val="en-ZA" w:eastAsia="en-US"/>
    </w:rPr>
  </w:style>
  <w:style w:type="character" w:customStyle="1" w:styleId="Body4Char">
    <w:name w:val="Body 4 Char"/>
    <w:basedOn w:val="Body3Char"/>
    <w:link w:val="Body4"/>
    <w:rsid w:val="00E85D5F"/>
    <w:rPr>
      <w:rFonts w:ascii="Century Gothic" w:eastAsia="Arial Unicode MS" w:hAnsi="Century Gothic" w:cs="Times New Roman"/>
      <w:sz w:val="22"/>
      <w:szCs w:val="24"/>
      <w:lang w:val="en-ZA" w:eastAsia="en-US"/>
    </w:rPr>
  </w:style>
  <w:style w:type="character" w:customStyle="1" w:styleId="Body5Char">
    <w:name w:val="Body 5 Char"/>
    <w:basedOn w:val="Body4Char"/>
    <w:link w:val="Body5"/>
    <w:rsid w:val="000D60FA"/>
    <w:rPr>
      <w:rFonts w:ascii="Century Gothic" w:eastAsia="Arial Unicode MS" w:hAnsi="Century Gothic" w:cs="Times New Roman"/>
      <w:sz w:val="22"/>
      <w:szCs w:val="24"/>
      <w:lang w:val="en-ZA" w:eastAsia="en-US"/>
    </w:rPr>
  </w:style>
  <w:style w:type="character" w:customStyle="1" w:styleId="Level4Char">
    <w:name w:val="Level 4 Char"/>
    <w:basedOn w:val="Body4Char"/>
    <w:link w:val="Level4"/>
    <w:rsid w:val="008D50BD"/>
    <w:rPr>
      <w:rFonts w:ascii="Arial" w:eastAsia="Calibri" w:hAnsi="Arial" w:cs="Times New Roman"/>
      <w:sz w:val="22"/>
      <w:szCs w:val="24"/>
      <w:lang w:val="en-ZA" w:eastAsia="en-ZA"/>
    </w:rPr>
  </w:style>
  <w:style w:type="character" w:customStyle="1" w:styleId="Level5Char">
    <w:name w:val="Level 5 Char"/>
    <w:basedOn w:val="Body5Char"/>
    <w:link w:val="Level5"/>
    <w:rsid w:val="00ED08A9"/>
    <w:rPr>
      <w:rFonts w:ascii="Arial" w:eastAsia="Calibri" w:hAnsi="Arial" w:cs="Times New Roman"/>
      <w:sz w:val="22"/>
      <w:szCs w:val="24"/>
      <w:lang w:val="en-ZA" w:eastAsia="en-ZA"/>
    </w:rPr>
  </w:style>
  <w:style w:type="character" w:customStyle="1" w:styleId="SchNumber1Char">
    <w:name w:val="Sch Number 1 Char"/>
    <w:basedOn w:val="Level1Char"/>
    <w:link w:val="SchNumber1"/>
    <w:uiPriority w:val="12"/>
    <w:rsid w:val="0024247E"/>
    <w:rPr>
      <w:rFonts w:ascii="Arial" w:eastAsia="Calibri" w:hAnsi="Arial"/>
      <w:b/>
      <w:caps/>
      <w:lang w:val="en-ZA" w:eastAsia="en-ZA"/>
    </w:rPr>
  </w:style>
  <w:style w:type="character" w:customStyle="1" w:styleId="SchHeading1Char">
    <w:name w:val="Sch Heading 1 Char"/>
    <w:basedOn w:val="SchNumber1Char"/>
    <w:link w:val="SchHeading1"/>
    <w:uiPriority w:val="12"/>
    <w:rsid w:val="00C70D99"/>
    <w:rPr>
      <w:rFonts w:ascii="Arial Bold" w:eastAsia="Calibri" w:hAnsi="Arial Bold"/>
      <w:b/>
      <w:caps/>
      <w:lang w:val="en-ZA" w:eastAsia="en-ZA"/>
    </w:rPr>
  </w:style>
  <w:style w:type="character" w:customStyle="1" w:styleId="SchNumber2Char">
    <w:name w:val="Sch Number 2 Char"/>
    <w:basedOn w:val="Level2Char"/>
    <w:link w:val="SchNumber2"/>
    <w:uiPriority w:val="12"/>
    <w:rsid w:val="0024247E"/>
    <w:rPr>
      <w:rFonts w:ascii="Arial" w:eastAsia="Calibri" w:hAnsi="Arial"/>
      <w:lang w:val="en-ZA" w:eastAsia="en-ZA"/>
    </w:rPr>
  </w:style>
  <w:style w:type="character" w:customStyle="1" w:styleId="SchHeading2Char">
    <w:name w:val="Sch Heading 2 Char"/>
    <w:basedOn w:val="SchNumber2Char"/>
    <w:link w:val="SchHeading2"/>
    <w:uiPriority w:val="12"/>
    <w:rsid w:val="00665A5B"/>
    <w:rPr>
      <w:rFonts w:ascii="Arial" w:eastAsia="Calibri" w:hAnsi="Arial"/>
      <w:b/>
      <w:lang w:val="en-ZA" w:eastAsia="en-ZA"/>
    </w:rPr>
  </w:style>
  <w:style w:type="character" w:customStyle="1" w:styleId="SchNumber3Char">
    <w:name w:val="Sch Number 3 Char"/>
    <w:basedOn w:val="Level3Char"/>
    <w:link w:val="SchNumber3"/>
    <w:uiPriority w:val="12"/>
    <w:rsid w:val="0024247E"/>
    <w:rPr>
      <w:rFonts w:ascii="Arial" w:eastAsia="Calibri" w:hAnsi="Arial"/>
      <w:lang w:val="en-ZA" w:eastAsia="en-ZA"/>
    </w:rPr>
  </w:style>
  <w:style w:type="character" w:customStyle="1" w:styleId="SchNumber4Char">
    <w:name w:val="Sch Number 4 Char"/>
    <w:basedOn w:val="Level4Char"/>
    <w:link w:val="SchNumber4"/>
    <w:uiPriority w:val="12"/>
    <w:rsid w:val="0024247E"/>
    <w:rPr>
      <w:rFonts w:ascii="Arial" w:eastAsia="Calibri" w:hAnsi="Arial" w:cs="Times New Roman"/>
      <w:sz w:val="22"/>
      <w:szCs w:val="24"/>
      <w:lang w:val="en-ZA" w:eastAsia="en-ZA"/>
    </w:rPr>
  </w:style>
  <w:style w:type="character" w:customStyle="1" w:styleId="SchNumber5Char">
    <w:name w:val="Sch Number 5 Char"/>
    <w:basedOn w:val="Level5Char"/>
    <w:link w:val="SchNumber5"/>
    <w:uiPriority w:val="12"/>
    <w:rsid w:val="00922351"/>
    <w:rPr>
      <w:rFonts w:ascii="Arial" w:eastAsia="Calibri" w:hAnsi="Arial" w:cs="Times New Roman"/>
      <w:sz w:val="22"/>
      <w:szCs w:val="24"/>
      <w:lang w:val="en-ZA" w:eastAsia="en-ZA"/>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ascii="Arial" w:eastAsia="Calibri" w:hAnsi="Arial"/>
      <w:b/>
      <w:lang w:val="en-ZA" w:eastAsia="en-ZA"/>
    </w:rPr>
  </w:style>
  <w:style w:type="paragraph" w:customStyle="1" w:styleId="Parts">
    <w:name w:val="Parts"/>
    <w:basedOn w:val="Body1"/>
    <w:next w:val="Body1"/>
    <w:uiPriority w:val="12"/>
    <w:qFormat/>
    <w:rsid w:val="00665A5B"/>
    <w:pPr>
      <w:keepNext/>
      <w:jc w:val="center"/>
    </w:pPr>
    <w:rPr>
      <w:b/>
    </w:rPr>
  </w:style>
  <w:style w:type="paragraph" w:styleId="List4">
    <w:name w:val="List 4"/>
    <w:basedOn w:val="Normal"/>
    <w:uiPriority w:val="29"/>
    <w:rsid w:val="00F95754"/>
    <w:pPr>
      <w:ind w:left="1132" w:hanging="283"/>
      <w:contextualSpacing/>
    </w:pPr>
  </w:style>
  <w:style w:type="paragraph" w:customStyle="1" w:styleId="Address2">
    <w:name w:val="Address 2"/>
    <w:basedOn w:val="Normal"/>
    <w:uiPriority w:val="17"/>
    <w:rsid w:val="00D67411"/>
    <w:rPr>
      <w:sz w:val="14"/>
    </w:rPr>
  </w:style>
  <w:style w:type="paragraph" w:customStyle="1" w:styleId="address3">
    <w:name w:val="address 3"/>
    <w:basedOn w:val="Address2"/>
    <w:uiPriority w:val="17"/>
    <w:rsid w:val="00D67411"/>
    <w:pPr>
      <w:spacing w:after="120"/>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ascii="Century Gothic" w:eastAsia="Arial Unicode MS" w:hAnsi="Century Gothic" w:cs="Times New Roman"/>
      <w:b/>
      <w:caps/>
      <w:smallCaps w:val="0"/>
      <w:sz w:val="22"/>
      <w:szCs w:val="20"/>
      <w:lang w:val="en-ZA" w:eastAsia="en-ZA"/>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ascii="Century Gothic" w:eastAsia="Arial Unicode MS" w:hAnsi="Century Gothic" w:cs="Times New Roman"/>
      <w:b/>
      <w:sz w:val="22"/>
      <w:szCs w:val="20"/>
      <w:lang w:val="en-ZA" w:eastAsia="en-ZA"/>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ascii="Century Gothic" w:eastAsia="Arial Unicode MS" w:hAnsi="Century Gothic" w:cs="Times New Roman"/>
      <w:b/>
      <w:bCs/>
      <w:sz w:val="22"/>
      <w:szCs w:val="20"/>
      <w:lang w:val="en-ZA" w:eastAsia="en-ZA"/>
    </w:rPr>
  </w:style>
  <w:style w:type="paragraph" w:customStyle="1" w:styleId="CentredHeadingCover">
    <w:name w:val="Centred Heading Cover"/>
    <w:basedOn w:val="CentredHeading"/>
    <w:uiPriority w:val="13"/>
    <w:semiHidden/>
    <w:unhideWhenUsed/>
    <w:rsid w:val="005045A9"/>
  </w:style>
  <w:style w:type="paragraph" w:customStyle="1" w:styleId="StyleTimesIndented">
    <w:name w:val="Style Times Indented"/>
    <w:basedOn w:val="Normal"/>
    <w:qFormat/>
    <w:rsid w:val="00427D3E"/>
    <w:pPr>
      <w:spacing w:after="240"/>
      <w:ind w:left="720"/>
    </w:pPr>
  </w:style>
  <w:style w:type="character" w:customStyle="1" w:styleId="BodyTextChar">
    <w:name w:val="Body Text Char"/>
    <w:basedOn w:val="DefaultParagraphFont"/>
    <w:link w:val="BodyText"/>
    <w:uiPriority w:val="1"/>
    <w:rsid w:val="00FF4FF9"/>
    <w:rPr>
      <w:rFonts w:ascii="Times New Roman" w:eastAsia="Times New Roman" w:hAnsi="Times New Roman" w:cs="Times New Roman"/>
      <w:sz w:val="18"/>
      <w:szCs w:val="18"/>
      <w:lang w:val="en-US"/>
    </w:rPr>
  </w:style>
  <w:style w:type="character" w:customStyle="1" w:styleId="TitleLeftBChar">
    <w:name w:val="*Title Left B Char"/>
    <w:aliases w:val="tlb Char"/>
    <w:basedOn w:val="DefaultParagraphFont"/>
    <w:link w:val="TitleLeftB"/>
    <w:uiPriority w:val="4"/>
    <w:locked/>
    <w:rPr>
      <w:rFonts w:ascii="Times New Roman" w:hAnsi="Times New Roman" w:cs="Times New Roman"/>
      <w:b/>
      <w:sz w:val="24"/>
    </w:rPr>
  </w:style>
  <w:style w:type="paragraph" w:customStyle="1" w:styleId="BodySingle2">
    <w:name w:val="*Body Single &gt;"/>
    <w:aliases w:val="bs&gt;1"/>
    <w:basedOn w:val="Normal"/>
    <w:next w:val="Footer"/>
    <w:qFormat/>
    <w:pPr>
      <w:ind w:firstLine="720"/>
    </w:pPr>
    <w:rPr>
      <w:szCs w:val="24"/>
    </w:rPr>
  </w:style>
  <w:style w:type="character" w:customStyle="1" w:styleId="BodySingleChar1">
    <w:name w:val="*Body Single Char1"/>
    <w:aliases w:val="bs Char1"/>
    <w:link w:val="BodySingle"/>
    <w:uiPriority w:val="1"/>
    <w:locked/>
    <w:rPr>
      <w:rFonts w:ascii="Times New Roman" w:hAnsi="Times New Roman"/>
      <w:sz w:val="24"/>
    </w:rPr>
  </w:style>
  <w:style w:type="paragraph" w:customStyle="1" w:styleId="Address0">
    <w:name w:val="Address"/>
    <w:basedOn w:val="Normal"/>
    <w:next w:val="SEYeInd2"/>
    <w:uiPriority w:val="99"/>
    <w:rPr>
      <w:szCs w:val="24"/>
    </w:rPr>
  </w:style>
  <w:style w:type="paragraph" w:customStyle="1" w:styleId="Logo">
    <w:name w:val="Logo"/>
    <w:basedOn w:val="Header"/>
    <w:uiPriority w:val="99"/>
    <w:rPr>
      <w:szCs w:val="24"/>
    </w:rPr>
  </w:style>
  <w:style w:type="paragraph" w:customStyle="1" w:styleId="LtrHead">
    <w:name w:val="LtrHead"/>
    <w:basedOn w:val="Normal"/>
    <w:uiPriority w:val="99"/>
    <w:pPr>
      <w:spacing w:after="160"/>
      <w:ind w:left="360"/>
    </w:pPr>
    <w:rPr>
      <w:rFonts w:ascii="Arial" w:hAnsi="Arial" w:cs="Arial"/>
      <w:sz w:val="14"/>
      <w:szCs w:val="14"/>
    </w:rPr>
  </w:style>
  <w:style w:type="paragraph" w:customStyle="1" w:styleId="DirectFax">
    <w:name w:val="DirectFax"/>
    <w:basedOn w:val="Normal"/>
    <w:uiPriority w:val="99"/>
    <w:pPr>
      <w:spacing w:after="20"/>
      <w:ind w:left="576"/>
    </w:pPr>
    <w:rPr>
      <w:rFonts w:ascii="Arial" w:hAnsi="Arial" w:cs="Arial"/>
      <w:sz w:val="14"/>
      <w:szCs w:val="14"/>
    </w:rPr>
  </w:style>
  <w:style w:type="paragraph" w:customStyle="1" w:styleId="BodySingleCharCharCharChar">
    <w:name w:val="*Body Single Char Char Char Char"/>
    <w:aliases w:val="bs Char Char Char Char"/>
    <w:basedOn w:val="Normal"/>
    <w:link w:val="BodySingleCharCharCharCharChar"/>
    <w:uiPriority w:val="99"/>
  </w:style>
  <w:style w:type="character" w:customStyle="1" w:styleId="TitleCenterBUCharChar">
    <w:name w:val="*Title Center BU Char Char"/>
    <w:aliases w:val="tcbu Char Char"/>
    <w:basedOn w:val="DefaultParagraphFont"/>
    <w:uiPriority w:val="99"/>
    <w:rPr>
      <w:rFonts w:cs="Times New Roman"/>
      <w:b/>
      <w:bCs/>
      <w:sz w:val="24"/>
      <w:szCs w:val="24"/>
      <w:u w:val="single"/>
      <w:lang w:val="en-US" w:eastAsia="en-US"/>
    </w:rPr>
  </w:style>
  <w:style w:type="character" w:customStyle="1" w:styleId="BodySingleCharCharCharCharChar">
    <w:name w:val="*Body Single Char Char Char Char Char"/>
    <w:aliases w:val="bs Char Char Char Char Char"/>
    <w:basedOn w:val="DefaultParagraphFont"/>
    <w:link w:val="BodySingleCharCharCharChar"/>
    <w:uiPriority w:val="99"/>
    <w:locked/>
    <w:rPr>
      <w:rFonts w:cs="Times New Roman"/>
      <w:sz w:val="24"/>
      <w:szCs w:val="24"/>
      <w:lang w:val="en-US" w:eastAsia="en-US"/>
    </w:rPr>
  </w:style>
  <w:style w:type="paragraph" w:customStyle="1" w:styleId="BodySingleChar">
    <w:name w:val="*Body Single Char"/>
    <w:aliases w:val="bs Char"/>
    <w:basedOn w:val="Normal"/>
    <w:uiPriority w:val="99"/>
  </w:style>
  <w:style w:type="paragraph" w:customStyle="1" w:styleId="Indent20">
    <w:name w:val="*Indent2"/>
    <w:aliases w:val="i2"/>
    <w:basedOn w:val="Normal"/>
    <w:uiPriority w:val="3"/>
    <w:qFormat/>
    <w:rsid w:val="00C3517F"/>
    <w:pPr>
      <w:ind w:left="1440"/>
    </w:pPr>
  </w:style>
  <w:style w:type="paragraph" w:customStyle="1" w:styleId="TitleCenterBUChar">
    <w:name w:val="*Title Center BU Char"/>
    <w:aliases w:val="tcbu Char"/>
    <w:basedOn w:val="Normal"/>
    <w:uiPriority w:val="99"/>
    <w:pPr>
      <w:keepNext/>
      <w:keepLines/>
      <w:jc w:val="center"/>
    </w:pPr>
    <w:rPr>
      <w:b/>
      <w:bCs/>
      <w:u w:val="single"/>
    </w:rPr>
  </w:style>
  <w:style w:type="character" w:customStyle="1" w:styleId="TitleLeftBCharChar">
    <w:name w:val="*Title Left B Char Char"/>
    <w:aliases w:val="tlb Char Char"/>
    <w:basedOn w:val="DefaultParagraphFont"/>
    <w:uiPriority w:val="99"/>
    <w:rPr>
      <w:rFonts w:cs="Times New Roman"/>
    </w:rPr>
  </w:style>
  <w:style w:type="paragraph" w:customStyle="1" w:styleId="1">
    <w:name w:val="1"/>
    <w:aliases w:val="2,3"/>
    <w:basedOn w:val="Normal"/>
    <w:next w:val="BodySingle"/>
    <w:uiPriority w:val="99"/>
    <w:pPr>
      <w:widowControl w:val="0"/>
      <w:numPr>
        <w:numId w:val="17"/>
      </w:numPr>
      <w:tabs>
        <w:tab w:val="num" w:pos="1440"/>
      </w:tabs>
      <w:autoSpaceDE w:val="0"/>
      <w:autoSpaceDN w:val="0"/>
      <w:adjustRightInd w:val="0"/>
      <w:spacing w:after="120"/>
      <w:ind w:left="1440"/>
      <w:jc w:val="both"/>
    </w:pPr>
  </w:style>
  <w:style w:type="character" w:customStyle="1" w:styleId="BodyText3Char">
    <w:name w:val="Body Text 3 Char"/>
    <w:basedOn w:val="DefaultParagraphFont"/>
    <w:link w:val="BodyText3"/>
    <w:uiPriority w:val="99"/>
    <w:semiHidden/>
    <w:locked/>
    <w:rPr>
      <w:rFonts w:cs="Times New Roman"/>
      <w:sz w:val="16"/>
      <w:szCs w:val="16"/>
    </w:rPr>
  </w:style>
  <w:style w:type="character" w:customStyle="1" w:styleId="BodyTextFirstIndentChar">
    <w:name w:val="Body Text First Indent Char"/>
    <w:basedOn w:val="BodyTextChar"/>
    <w:link w:val="BodyTextFirstIndent"/>
    <w:uiPriority w:val="99"/>
    <w:semiHidden/>
    <w:locked/>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semiHidden/>
    <w:locked/>
    <w:rPr>
      <w:rFonts w:cs="Times New Roman"/>
      <w:sz w:val="24"/>
      <w:szCs w:val="24"/>
    </w:rPr>
  </w:style>
  <w:style w:type="character" w:customStyle="1" w:styleId="BodyTextFirstIndent2Char">
    <w:name w:val="Body Text First Indent 2 Char"/>
    <w:basedOn w:val="BodyTextIndentChar"/>
    <w:link w:val="BodyTextFirstIndent2"/>
    <w:uiPriority w:val="99"/>
    <w:semiHidden/>
    <w:locked/>
    <w:rPr>
      <w:rFonts w:cs="Times New Roman"/>
      <w:sz w:val="24"/>
      <w:szCs w:val="24"/>
    </w:rPr>
  </w:style>
  <w:style w:type="character" w:customStyle="1" w:styleId="BodyTextIndent2Char">
    <w:name w:val="Body Text Indent 2 Char"/>
    <w:basedOn w:val="DefaultParagraphFont"/>
    <w:link w:val="BodyTextIndent2"/>
    <w:uiPriority w:val="99"/>
    <w:semiHidden/>
    <w:locked/>
    <w:rPr>
      <w:rFonts w:cs="Times New Roman"/>
      <w:sz w:val="24"/>
      <w:szCs w:val="24"/>
    </w:rPr>
  </w:style>
  <w:style w:type="character" w:customStyle="1" w:styleId="BodyTextIndent3Char">
    <w:name w:val="Body Text Indent 3 Char"/>
    <w:basedOn w:val="DefaultParagraphFont"/>
    <w:link w:val="BodyTextIndent3"/>
    <w:uiPriority w:val="99"/>
    <w:semiHidden/>
    <w:locked/>
    <w:rPr>
      <w:rFonts w:cs="Times New Roman"/>
      <w:sz w:val="16"/>
      <w:szCs w:val="16"/>
    </w:rPr>
  </w:style>
  <w:style w:type="paragraph" w:customStyle="1" w:styleId="CCList">
    <w:name w:val="CC List"/>
    <w:basedOn w:val="Normal"/>
    <w:uiPriority w:val="99"/>
    <w:pPr>
      <w:ind w:left="720" w:hanging="720"/>
    </w:pPr>
  </w:style>
  <w:style w:type="character" w:customStyle="1" w:styleId="ClosingChar">
    <w:name w:val="Closing Char"/>
    <w:basedOn w:val="DefaultParagraphFont"/>
    <w:link w:val="Closing"/>
    <w:uiPriority w:val="99"/>
    <w:semiHidden/>
    <w:locked/>
    <w:rPr>
      <w:rFonts w:cs="Times New Roman"/>
      <w:sz w:val="24"/>
      <w:szCs w:val="24"/>
    </w:rPr>
  </w:style>
  <w:style w:type="paragraph" w:customStyle="1" w:styleId="CompanyName">
    <w:name w:val="CompanyName"/>
    <w:basedOn w:val="Normal"/>
    <w:uiPriority w:val="99"/>
    <w:pPr>
      <w:spacing w:after="720"/>
      <w:ind w:left="4680"/>
    </w:pPr>
    <w:rPr>
      <w:b/>
      <w:bCs/>
      <w:caps/>
    </w:rPr>
  </w:style>
  <w:style w:type="paragraph" w:customStyle="1" w:styleId="Confidential">
    <w:name w:val="Confidential"/>
    <w:basedOn w:val="Normal"/>
    <w:uiPriority w:val="99"/>
    <w:rPr>
      <w:b/>
      <w:bCs/>
      <w:caps/>
    </w:rPr>
  </w:style>
  <w:style w:type="paragraph" w:customStyle="1" w:styleId="ContactInfo">
    <w:name w:val="Contact Info"/>
    <w:basedOn w:val="Normal"/>
    <w:uiPriority w:val="99"/>
    <w:pPr>
      <w:spacing w:after="160"/>
      <w:ind w:left="360"/>
    </w:pPr>
    <w:rPr>
      <w:sz w:val="18"/>
      <w:szCs w:val="18"/>
    </w:rPr>
  </w:style>
  <w:style w:type="character" w:customStyle="1" w:styleId="DateChar">
    <w:name w:val="Date Char"/>
    <w:basedOn w:val="DefaultParagraphFont"/>
    <w:link w:val="Date"/>
    <w:uiPriority w:val="99"/>
    <w:semiHidden/>
    <w:locked/>
    <w:rPr>
      <w:rFonts w:cs="Times New Roman"/>
      <w:sz w:val="24"/>
      <w:szCs w:val="24"/>
    </w:rPr>
  </w:style>
  <w:style w:type="paragraph" w:customStyle="1" w:styleId="Delivery">
    <w:name w:val="Delivery"/>
    <w:basedOn w:val="Normal"/>
    <w:uiPriority w:val="99"/>
    <w:rPr>
      <w:rFonts w:ascii="Times New Roman Bold" w:hAnsi="Times New Roman Bold" w:cs="Times New Roman Bold"/>
      <w:b/>
      <w:bCs/>
      <w:u w:val="single"/>
    </w:rPr>
  </w:style>
  <w:style w:type="character" w:customStyle="1" w:styleId="DocumentMapChar">
    <w:name w:val="Document Map Char"/>
    <w:basedOn w:val="DefaultParagraphFont"/>
    <w:link w:val="DocumentMap"/>
    <w:uiPriority w:val="99"/>
    <w:semiHidden/>
    <w:locked/>
    <w:rPr>
      <w:rFonts w:ascii="Tahoma" w:hAnsi="Tahoma" w:cs="Tahoma"/>
      <w:sz w:val="16"/>
      <w:szCs w:val="16"/>
    </w:rPr>
  </w:style>
  <w:style w:type="paragraph" w:styleId="E-mailSignature">
    <w:name w:val="E-mail Signature"/>
    <w:basedOn w:val="Normal"/>
    <w:link w:val="E-mailSignatureChar"/>
    <w:uiPriority w:val="99"/>
    <w:semiHidden/>
    <w:pPr>
      <w:jc w:val="both"/>
    </w:pPr>
  </w:style>
  <w:style w:type="character" w:customStyle="1" w:styleId="E-mailSignatureChar">
    <w:name w:val="E-mail Signature Char"/>
    <w:basedOn w:val="DefaultParagraphFont"/>
    <w:link w:val="E-mailSignature"/>
    <w:uiPriority w:val="99"/>
    <w:semiHidden/>
    <w:locked/>
    <w:rPr>
      <w:rFonts w:cs="Times New Roman"/>
      <w:sz w:val="24"/>
      <w:szCs w:val="24"/>
    </w:rPr>
  </w:style>
  <w:style w:type="paragraph" w:customStyle="1" w:styleId="Enclosure">
    <w:name w:val="Enclosure"/>
    <w:basedOn w:val="Normal"/>
    <w:uiPriority w:val="99"/>
  </w:style>
  <w:style w:type="character" w:customStyle="1" w:styleId="EndnoteTextChar">
    <w:name w:val="Endnote Text Char"/>
    <w:basedOn w:val="DefaultParagraphFont"/>
    <w:link w:val="EndnoteText"/>
    <w:uiPriority w:val="99"/>
    <w:semiHidden/>
    <w:locked/>
    <w:rPr>
      <w:rFonts w:cs="Times New Roman"/>
      <w:sz w:val="20"/>
      <w:szCs w:val="20"/>
    </w:rPr>
  </w:style>
  <w:style w:type="paragraph" w:customStyle="1" w:styleId="HotDocs">
    <w:name w:val="HotDocs"/>
    <w:basedOn w:val="Normal"/>
    <w:uiPriority w:val="99"/>
  </w:style>
  <w:style w:type="character" w:styleId="HTMLAcronym">
    <w:name w:val="HTML Acronym"/>
    <w:basedOn w:val="DefaultParagraphFont"/>
    <w:uiPriority w:val="99"/>
    <w:semiHidden/>
    <w:rPr>
      <w:rFonts w:cs="Times New Roman"/>
    </w:rPr>
  </w:style>
  <w:style w:type="paragraph" w:styleId="HTMLAddress">
    <w:name w:val="HTML Address"/>
    <w:basedOn w:val="Normal"/>
    <w:link w:val="HTMLAddressChar"/>
    <w:uiPriority w:val="99"/>
    <w:semiHidden/>
    <w:pPr>
      <w:jc w:val="both"/>
    </w:pPr>
    <w:rPr>
      <w:i/>
      <w:iCs/>
    </w:rPr>
  </w:style>
  <w:style w:type="character" w:customStyle="1" w:styleId="HTMLAddressChar">
    <w:name w:val="HTML Address Char"/>
    <w:basedOn w:val="DefaultParagraphFont"/>
    <w:link w:val="HTMLAddress"/>
    <w:uiPriority w:val="99"/>
    <w:semiHidden/>
    <w:locked/>
    <w:rPr>
      <w:rFonts w:cs="Times New Roman"/>
      <w:i/>
      <w:iCs/>
      <w:sz w:val="24"/>
      <w:szCs w:val="24"/>
    </w:rPr>
  </w:style>
  <w:style w:type="character" w:styleId="HTMLCite">
    <w:name w:val="HTML Cite"/>
    <w:basedOn w:val="DefaultParagraphFont"/>
    <w:uiPriority w:val="99"/>
    <w:semiHidden/>
    <w:rPr>
      <w:rFonts w:cs="Times New Roman"/>
      <w:i/>
      <w:iCs/>
    </w:rPr>
  </w:style>
  <w:style w:type="character" w:styleId="HTMLDefinition">
    <w:name w:val="HTML Definition"/>
    <w:basedOn w:val="DefaultParagraphFont"/>
    <w:uiPriority w:val="99"/>
    <w:semiHidden/>
    <w:rPr>
      <w:rFonts w:cs="Times New Roman"/>
      <w:i/>
      <w:iCs/>
    </w:rPr>
  </w:style>
  <w:style w:type="character" w:styleId="HTMLKeyboard">
    <w:name w:val="HTML Keyboard"/>
    <w:basedOn w:val="DefaultParagraphFont"/>
    <w:uiPriority w:val="99"/>
    <w:semiHidden/>
    <w:rPr>
      <w:rFonts w:ascii="Courier New" w:hAnsi="Courier New" w:cs="Courier New"/>
      <w:sz w:val="20"/>
      <w:szCs w:val="20"/>
    </w:rPr>
  </w:style>
  <w:style w:type="paragraph" w:styleId="HTMLPreformatted">
    <w:name w:val="HTML Preformatted"/>
    <w:basedOn w:val="Normal"/>
    <w:link w:val="HTMLPreformattedChar"/>
    <w:uiPriority w:val="99"/>
    <w:semiHidden/>
    <w:pPr>
      <w:jc w:val="both"/>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character" w:styleId="HTMLSample">
    <w:name w:val="HTML Sample"/>
    <w:basedOn w:val="DefaultParagraphFont"/>
    <w:uiPriority w:val="99"/>
    <w:semiHidden/>
    <w:rPr>
      <w:rFonts w:ascii="Courier New" w:hAnsi="Courier New" w:cs="Courier New"/>
    </w:rPr>
  </w:style>
  <w:style w:type="character" w:styleId="HTMLTypewriter">
    <w:name w:val="HTML Typewriter"/>
    <w:basedOn w:val="DefaultParagraphFont"/>
    <w:uiPriority w:val="99"/>
    <w:semiHidden/>
    <w:rPr>
      <w:rFonts w:ascii="Courier New" w:hAnsi="Courier New" w:cs="Courier New"/>
      <w:sz w:val="20"/>
      <w:szCs w:val="20"/>
    </w:rPr>
  </w:style>
  <w:style w:type="character" w:styleId="HTMLVariable">
    <w:name w:val="HTML Variable"/>
    <w:basedOn w:val="DefaultParagraphFont"/>
    <w:uiPriority w:val="99"/>
    <w:semiHidden/>
    <w:rPr>
      <w:rFonts w:cs="Times New Roman"/>
      <w:i/>
      <w:iCs/>
    </w:rPr>
  </w:style>
  <w:style w:type="paragraph" w:customStyle="1" w:styleId="Initials">
    <w:name w:val="Initials"/>
    <w:basedOn w:val="Normal"/>
    <w:uiPriority w:val="99"/>
  </w:style>
  <w:style w:type="paragraph" w:customStyle="1" w:styleId="Level10">
    <w:name w:val="Level 1"/>
    <w:basedOn w:val="Normal"/>
    <w:uiPriority w:val="99"/>
    <w:pPr>
      <w:widowControl w:val="0"/>
      <w:autoSpaceDE w:val="0"/>
      <w:autoSpaceDN w:val="0"/>
      <w:adjustRightInd w:val="0"/>
      <w:outlineLvl w:val="0"/>
    </w:pPr>
  </w:style>
  <w:style w:type="paragraph" w:styleId="List">
    <w:name w:val="List"/>
    <w:basedOn w:val="Normal"/>
    <w:uiPriority w:val="99"/>
    <w:pPr>
      <w:ind w:left="360" w:hanging="360"/>
      <w:jc w:val="both"/>
    </w:pPr>
  </w:style>
  <w:style w:type="paragraph" w:styleId="List2">
    <w:name w:val="List 2"/>
    <w:basedOn w:val="Normal"/>
    <w:uiPriority w:val="99"/>
    <w:pPr>
      <w:ind w:left="720" w:hanging="360"/>
      <w:jc w:val="both"/>
    </w:pPr>
  </w:style>
  <w:style w:type="paragraph" w:styleId="List3">
    <w:name w:val="List 3"/>
    <w:basedOn w:val="Normal"/>
    <w:uiPriority w:val="99"/>
    <w:pPr>
      <w:ind w:left="1080" w:hanging="360"/>
      <w:jc w:val="both"/>
    </w:pPr>
  </w:style>
  <w:style w:type="paragraph" w:styleId="List5">
    <w:name w:val="List 5"/>
    <w:basedOn w:val="Normal"/>
    <w:uiPriority w:val="99"/>
    <w:pPr>
      <w:ind w:left="1800" w:hanging="360"/>
      <w:jc w:val="both"/>
    </w:pPr>
  </w:style>
  <w:style w:type="paragraph" w:styleId="ListBullet">
    <w:name w:val="List Bullet"/>
    <w:basedOn w:val="Normal"/>
    <w:autoRedefine/>
    <w:uiPriority w:val="99"/>
    <w:pPr>
      <w:jc w:val="both"/>
    </w:pPr>
  </w:style>
  <w:style w:type="paragraph" w:styleId="ListBullet2">
    <w:name w:val="List Bullet 2"/>
    <w:basedOn w:val="Normal"/>
    <w:autoRedefine/>
    <w:uiPriority w:val="99"/>
    <w:pPr>
      <w:jc w:val="both"/>
    </w:pPr>
  </w:style>
  <w:style w:type="paragraph" w:styleId="ListBullet3">
    <w:name w:val="List Bullet 3"/>
    <w:basedOn w:val="Normal"/>
    <w:autoRedefine/>
    <w:uiPriority w:val="99"/>
    <w:pPr>
      <w:jc w:val="both"/>
    </w:pPr>
  </w:style>
  <w:style w:type="paragraph" w:styleId="ListBullet4">
    <w:name w:val="List Bullet 4"/>
    <w:basedOn w:val="Normal"/>
    <w:autoRedefine/>
    <w:uiPriority w:val="99"/>
    <w:pPr>
      <w:jc w:val="both"/>
    </w:pPr>
  </w:style>
  <w:style w:type="paragraph" w:styleId="ListBullet5">
    <w:name w:val="List Bullet 5"/>
    <w:basedOn w:val="Normal"/>
    <w:autoRedefine/>
    <w:uiPriority w:val="99"/>
    <w:pPr>
      <w:jc w:val="both"/>
    </w:pPr>
  </w:style>
  <w:style w:type="paragraph" w:styleId="ListContinue">
    <w:name w:val="List Continue"/>
    <w:basedOn w:val="Normal"/>
    <w:uiPriority w:val="99"/>
    <w:pPr>
      <w:spacing w:after="120"/>
      <w:ind w:left="360"/>
      <w:jc w:val="both"/>
    </w:pPr>
  </w:style>
  <w:style w:type="paragraph" w:styleId="ListContinue2">
    <w:name w:val="List Continue 2"/>
    <w:basedOn w:val="Normal"/>
    <w:uiPriority w:val="99"/>
    <w:pPr>
      <w:numPr>
        <w:numId w:val="15"/>
      </w:numPr>
      <w:tabs>
        <w:tab w:val="clear" w:pos="720"/>
        <w:tab w:val="num" w:pos="1800"/>
      </w:tabs>
      <w:spacing w:after="120"/>
      <w:ind w:left="1800"/>
      <w:jc w:val="both"/>
    </w:pPr>
  </w:style>
  <w:style w:type="paragraph" w:styleId="ListContinue3">
    <w:name w:val="List Continue 3"/>
    <w:basedOn w:val="Normal"/>
    <w:uiPriority w:val="99"/>
    <w:pPr>
      <w:spacing w:after="120"/>
      <w:ind w:left="1080"/>
      <w:jc w:val="both"/>
    </w:pPr>
  </w:style>
  <w:style w:type="paragraph" w:styleId="ListContinue4">
    <w:name w:val="List Continue 4"/>
    <w:basedOn w:val="Normal"/>
    <w:uiPriority w:val="99"/>
    <w:pPr>
      <w:spacing w:after="120"/>
      <w:ind w:left="1440"/>
      <w:jc w:val="both"/>
    </w:pPr>
  </w:style>
  <w:style w:type="paragraph" w:styleId="ListContinue5">
    <w:name w:val="List Continue 5"/>
    <w:basedOn w:val="Normal"/>
    <w:uiPriority w:val="99"/>
    <w:pPr>
      <w:spacing w:after="120"/>
      <w:ind w:left="1800"/>
      <w:jc w:val="both"/>
    </w:pPr>
  </w:style>
  <w:style w:type="paragraph" w:styleId="ListNumber">
    <w:name w:val="List Number"/>
    <w:basedOn w:val="Normal"/>
    <w:uiPriority w:val="99"/>
    <w:pPr>
      <w:jc w:val="both"/>
    </w:pPr>
  </w:style>
  <w:style w:type="paragraph" w:styleId="ListNumber2">
    <w:name w:val="List Number 2"/>
    <w:basedOn w:val="Normal"/>
    <w:uiPriority w:val="99"/>
    <w:pPr>
      <w:jc w:val="both"/>
    </w:pPr>
  </w:style>
  <w:style w:type="paragraph" w:styleId="ListNumber3">
    <w:name w:val="List Number 3"/>
    <w:basedOn w:val="Normal"/>
    <w:uiPriority w:val="99"/>
    <w:pPr>
      <w:jc w:val="both"/>
    </w:pPr>
  </w:style>
  <w:style w:type="paragraph" w:styleId="ListNumber4">
    <w:name w:val="List Number 4"/>
    <w:basedOn w:val="Normal"/>
    <w:uiPriority w:val="99"/>
    <w:pPr>
      <w:jc w:val="both"/>
    </w:pPr>
  </w:style>
  <w:style w:type="paragraph" w:styleId="ListNumber5">
    <w:name w:val="List Number 5"/>
    <w:basedOn w:val="Normal"/>
    <w:uiPriority w:val="99"/>
    <w:pPr>
      <w:jc w:val="both"/>
    </w:pPr>
  </w:style>
  <w:style w:type="character" w:customStyle="1" w:styleId="MessageHeaderChar">
    <w:name w:val="Message Header Char"/>
    <w:basedOn w:val="DefaultParagraphFont"/>
    <w:link w:val="MessageHeader"/>
    <w:uiPriority w:val="99"/>
    <w:semiHidden/>
    <w:locked/>
    <w:rPr>
      <w:rFonts w:asciiTheme="majorHAnsi" w:eastAsiaTheme="majorEastAsia" w:hAnsiTheme="majorHAnsi" w:cs="Times New Roman"/>
      <w:sz w:val="24"/>
      <w:szCs w:val="24"/>
      <w:shd w:val="pct20" w:color="auto" w:fill="auto"/>
    </w:rPr>
  </w:style>
  <w:style w:type="character" w:customStyle="1" w:styleId="NoteHeadingChar">
    <w:name w:val="Note Heading Char"/>
    <w:basedOn w:val="DefaultParagraphFont"/>
    <w:link w:val="NoteHeading"/>
    <w:uiPriority w:val="99"/>
    <w:semiHidden/>
    <w:locked/>
    <w:rPr>
      <w:rFonts w:cs="Times New Roman"/>
      <w:sz w:val="24"/>
      <w:szCs w:val="24"/>
    </w:rPr>
  </w:style>
  <w:style w:type="character" w:customStyle="1" w:styleId="SalutationChar">
    <w:name w:val="Salutation Char"/>
    <w:basedOn w:val="DefaultParagraphFont"/>
    <w:link w:val="Salutation"/>
    <w:uiPriority w:val="99"/>
    <w:semiHidden/>
    <w:locked/>
    <w:rPr>
      <w:rFonts w:cs="Times New Roman"/>
      <w:sz w:val="24"/>
      <w:szCs w:val="24"/>
    </w:rPr>
  </w:style>
  <w:style w:type="paragraph" w:customStyle="1" w:styleId="Re">
    <w:name w:val="Re"/>
    <w:basedOn w:val="Salutation"/>
    <w:uiPriority w:val="99"/>
    <w:pPr>
      <w:ind w:left="1440" w:hanging="720"/>
    </w:pPr>
  </w:style>
  <w:style w:type="character" w:customStyle="1" w:styleId="ReText">
    <w:name w:val="Re Text"/>
    <w:basedOn w:val="DefaultParagraphFont"/>
    <w:uiPriority w:val="99"/>
    <w:rPr>
      <w:rFonts w:cs="Times New Roman"/>
      <w:b/>
      <w:bCs/>
      <w:i/>
      <w:iCs/>
    </w:rPr>
  </w:style>
  <w:style w:type="character" w:customStyle="1" w:styleId="SignatureChar">
    <w:name w:val="Signature Char"/>
    <w:basedOn w:val="DefaultParagraphFont"/>
    <w:link w:val="Signature"/>
    <w:uiPriority w:val="99"/>
    <w:semiHidden/>
    <w:locked/>
    <w:rPr>
      <w:rFonts w:cs="Times New Roman"/>
      <w:sz w:val="24"/>
      <w:szCs w:val="24"/>
    </w:rPr>
  </w:style>
  <w:style w:type="paragraph" w:customStyle="1" w:styleId="Style1">
    <w:name w:val="Style1"/>
    <w:basedOn w:val="Normal"/>
    <w:uiPriority w:val="99"/>
    <w:pPr>
      <w:tabs>
        <w:tab w:val="left" w:pos="-1080"/>
        <w:tab w:val="left" w:pos="-720"/>
        <w:tab w:val="left" w:pos="0"/>
        <w:tab w:val="left" w:pos="720"/>
        <w:tab w:val="left" w:pos="1440"/>
        <w:tab w:val="left" w:pos="2430"/>
        <w:tab w:val="left" w:pos="3150"/>
        <w:tab w:val="left" w:pos="3330"/>
        <w:tab w:val="left" w:pos="3600"/>
        <w:tab w:val="left" w:pos="4320"/>
        <w:tab w:val="left" w:pos="5040"/>
        <w:tab w:val="left" w:pos="5760"/>
        <w:tab w:val="left" w:pos="6480"/>
        <w:tab w:val="left" w:pos="7200"/>
        <w:tab w:val="left" w:pos="7920"/>
        <w:tab w:val="left" w:pos="8640"/>
        <w:tab w:val="left" w:pos="9360"/>
      </w:tabs>
    </w:pPr>
    <w:rPr>
      <w:color w:val="000000"/>
    </w:rPr>
  </w:style>
  <w:style w:type="paragraph" w:customStyle="1" w:styleId="Style2">
    <w:name w:val="Style2"/>
    <w:basedOn w:val="Normal"/>
    <w:uiPriority w:val="99"/>
    <w:pPr>
      <w:tabs>
        <w:tab w:val="left" w:pos="-1080"/>
        <w:tab w:val="left" w:pos="-720"/>
        <w:tab w:val="left" w:pos="0"/>
        <w:tab w:val="left" w:pos="720"/>
        <w:tab w:val="left" w:pos="1440"/>
        <w:tab w:val="left" w:pos="2430"/>
        <w:tab w:val="left" w:pos="3150"/>
        <w:tab w:val="left" w:pos="3330"/>
        <w:tab w:val="left" w:pos="3600"/>
        <w:tab w:val="left" w:pos="4320"/>
        <w:tab w:val="left" w:pos="5040"/>
        <w:tab w:val="left" w:pos="5760"/>
        <w:tab w:val="left" w:pos="6480"/>
        <w:tab w:val="left" w:pos="7200"/>
        <w:tab w:val="left" w:pos="7920"/>
        <w:tab w:val="left" w:pos="8640"/>
        <w:tab w:val="left" w:pos="9360"/>
      </w:tabs>
    </w:pPr>
    <w:rPr>
      <w:color w:val="000000"/>
    </w:rPr>
  </w:style>
  <w:style w:type="paragraph" w:customStyle="1" w:styleId="Style3">
    <w:name w:val="Style3"/>
    <w:basedOn w:val="Normal"/>
    <w:uiPriority w:val="99"/>
    <w:rPr>
      <w:color w:val="000000"/>
    </w:rPr>
  </w:style>
  <w:style w:type="paragraph" w:customStyle="1" w:styleId="Style4">
    <w:name w:val="Style4"/>
    <w:basedOn w:val="Normal"/>
    <w:uiPriority w:val="99"/>
    <w:pPr>
      <w:outlineLvl w:val="0"/>
    </w:pPr>
    <w:rPr>
      <w:color w:val="000000"/>
    </w:rPr>
  </w:style>
  <w:style w:type="paragraph" w:customStyle="1" w:styleId="BodyCharCharChar">
    <w:name w:val="*Body Char Char Char"/>
    <w:aliases w:val="b Char Char Char"/>
    <w:link w:val="BodyCharCharCharChar"/>
    <w:uiPriority w:val="99"/>
    <w:pPr>
      <w:autoSpaceDE w:val="0"/>
      <w:autoSpaceDN w:val="0"/>
      <w:adjustRightInd w:val="0"/>
      <w:spacing w:after="240"/>
      <w:jc w:val="both"/>
    </w:pPr>
    <w:rPr>
      <w:rFonts w:ascii="Arial" w:hAnsi="Arial" w:cs="Arial"/>
      <w:color w:val="000000"/>
      <w:sz w:val="24"/>
      <w:szCs w:val="24"/>
      <w:u w:color="000000"/>
    </w:rPr>
  </w:style>
  <w:style w:type="paragraph" w:customStyle="1" w:styleId="BodyChar1">
    <w:name w:val="*Body Char1"/>
    <w:aliases w:val="b Char1"/>
    <w:basedOn w:val="Normal"/>
    <w:link w:val="BodyChar1Char"/>
    <w:uiPriority w:val="99"/>
    <w:rsid w:val="009E4B51"/>
    <w:pPr>
      <w:jc w:val="both"/>
    </w:pPr>
  </w:style>
  <w:style w:type="character" w:customStyle="1" w:styleId="BodyChar1Char">
    <w:name w:val="*Body Char1 Char"/>
    <w:aliases w:val="b Char1 Char"/>
    <w:basedOn w:val="DefaultParagraphFont"/>
    <w:link w:val="BodyChar1"/>
    <w:uiPriority w:val="99"/>
    <w:locked/>
    <w:rsid w:val="009E4B51"/>
    <w:rPr>
      <w:rFonts w:cs="Times New Roman"/>
      <w:sz w:val="24"/>
      <w:szCs w:val="24"/>
      <w:lang w:val="en-US" w:eastAsia="en-US"/>
    </w:rPr>
  </w:style>
  <w:style w:type="character" w:customStyle="1" w:styleId="BodyCharCharCharChar">
    <w:name w:val="*Body Char Char Char Char"/>
    <w:aliases w:val="b Char Char Char Char"/>
    <w:basedOn w:val="DefaultParagraphFont"/>
    <w:link w:val="BodyCharCharChar"/>
    <w:uiPriority w:val="99"/>
    <w:locked/>
    <w:rsid w:val="003D2B68"/>
    <w:rPr>
      <w:rFonts w:ascii="Arial" w:hAnsi="Arial" w:cs="Arial"/>
      <w:color w:val="000000"/>
      <w:sz w:val="24"/>
      <w:szCs w:val="24"/>
      <w:u w:color="000000"/>
      <w:lang w:val="en-US" w:eastAsia="en-US"/>
    </w:rPr>
  </w:style>
  <w:style w:type="table" w:styleId="LightShading">
    <w:name w:val="Light Shading"/>
    <w:basedOn w:val="TableNormal"/>
    <w:uiPriority w:val="60"/>
    <w:rsid w:val="00494C2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paragraph" w:customStyle="1" w:styleId="SEYeBlt11">
    <w:name w:val="*SEYeBlt1"/>
    <w:aliases w:val="blt1"/>
    <w:basedOn w:val="Normal"/>
    <w:autoRedefine/>
    <w:uiPriority w:val="9"/>
    <w:qFormat/>
    <w:rsid w:val="006D0EBB"/>
    <w:pPr>
      <w:ind w:left="360" w:hanging="360"/>
    </w:pPr>
    <w:rPr>
      <w:rFonts w:ascii="Arial" w:hAnsi="Arial"/>
      <w:color w:val="526166"/>
      <w:sz w:val="20"/>
    </w:rPr>
  </w:style>
  <w:style w:type="paragraph" w:customStyle="1" w:styleId="SEYeBLT12">
    <w:name w:val="*SEYeBLT1"/>
    <w:basedOn w:val="Normal"/>
    <w:next w:val="Normal"/>
    <w:uiPriority w:val="9"/>
    <w:qFormat/>
    <w:rsid w:val="001129BD"/>
    <w:pPr>
      <w:tabs>
        <w:tab w:val="num" w:pos="720"/>
      </w:tabs>
      <w:ind w:left="360"/>
    </w:pPr>
    <w:rPr>
      <w:rFonts w:ascii="Arial" w:hAnsi="Arial"/>
      <w:color w:val="526166"/>
      <w:sz w:val="20"/>
    </w:rPr>
  </w:style>
  <w:style w:type="character" w:customStyle="1" w:styleId="apple-converted-space">
    <w:name w:val="apple-converted-space"/>
    <w:rsid w:val="00B04C19"/>
  </w:style>
  <w:style w:type="paragraph" w:customStyle="1" w:styleId="Number6">
    <w:name w:val="*Number_6"/>
    <w:basedOn w:val="Normal"/>
    <w:link w:val="Number6Char"/>
    <w:rsid w:val="00B13BD2"/>
    <w:pPr>
      <w:numPr>
        <w:ilvl w:val="5"/>
        <w:numId w:val="29"/>
      </w:numPr>
      <w:tabs>
        <w:tab w:val="num" w:pos="1080"/>
      </w:tabs>
      <w:spacing w:after="240"/>
      <w:ind w:left="4320" w:hanging="720"/>
    </w:pPr>
  </w:style>
  <w:style w:type="character" w:customStyle="1" w:styleId="Number6Char">
    <w:name w:val="*Number_6 Char"/>
    <w:link w:val="Number6"/>
    <w:locked/>
    <w:rsid w:val="00B13BD2"/>
    <w:rPr>
      <w:sz w:val="24"/>
      <w:szCs w:val="22"/>
    </w:rPr>
  </w:style>
  <w:style w:type="paragraph" w:customStyle="1" w:styleId="Number2">
    <w:name w:val="*Number_2"/>
    <w:basedOn w:val="Normal"/>
    <w:link w:val="Number2Char"/>
    <w:rsid w:val="00B13BD2"/>
    <w:pPr>
      <w:numPr>
        <w:ilvl w:val="1"/>
        <w:numId w:val="29"/>
      </w:numPr>
      <w:tabs>
        <w:tab w:val="num" w:pos="1080"/>
      </w:tabs>
      <w:spacing w:after="240"/>
      <w:ind w:left="1440" w:hanging="720"/>
    </w:pPr>
  </w:style>
  <w:style w:type="character" w:customStyle="1" w:styleId="Number2Char">
    <w:name w:val="*Number_2 Char"/>
    <w:link w:val="Number2"/>
    <w:locked/>
    <w:rsid w:val="00B13BD2"/>
    <w:rPr>
      <w:sz w:val="24"/>
      <w:szCs w:val="22"/>
    </w:rPr>
  </w:style>
  <w:style w:type="paragraph" w:customStyle="1" w:styleId="Number1">
    <w:name w:val="*Number_1"/>
    <w:link w:val="Number1Char"/>
    <w:rsid w:val="00423B0E"/>
    <w:pPr>
      <w:tabs>
        <w:tab w:val="num" w:pos="1800"/>
      </w:tabs>
      <w:spacing w:after="240"/>
      <w:ind w:left="720" w:hanging="360"/>
    </w:pPr>
    <w:rPr>
      <w:rFonts w:ascii="Arial" w:hAnsi="Arial"/>
      <w:color w:val="595959" w:themeColor="text1" w:themeTint="A6"/>
    </w:rPr>
  </w:style>
  <w:style w:type="character" w:customStyle="1" w:styleId="Number1Char">
    <w:name w:val="*Number_1 Char"/>
    <w:link w:val="Number1"/>
    <w:locked/>
    <w:rsid w:val="00423B0E"/>
    <w:rPr>
      <w:rFonts w:ascii="Arial" w:hAnsi="Arial"/>
      <w:color w:val="595959" w:themeColor="text1" w:themeTint="A6"/>
      <w:sz w:val="20"/>
    </w:rPr>
  </w:style>
  <w:style w:type="character" w:customStyle="1" w:styleId="Bullet9Char">
    <w:name w:val="*Bullet_9 Char"/>
    <w:link w:val="Bullet9"/>
    <w:locked/>
    <w:rsid w:val="00B13BD2"/>
    <w:rPr>
      <w:sz w:val="24"/>
      <w:szCs w:val="22"/>
    </w:rPr>
  </w:style>
  <w:style w:type="character" w:customStyle="1" w:styleId="Bullet8Char">
    <w:name w:val="*Bullet_8 Char"/>
    <w:link w:val="Bullet8"/>
    <w:locked/>
    <w:rsid w:val="00B13BD2"/>
    <w:rPr>
      <w:sz w:val="24"/>
      <w:szCs w:val="22"/>
    </w:rPr>
  </w:style>
  <w:style w:type="character" w:customStyle="1" w:styleId="Bullet7Char">
    <w:name w:val="*Bullet_7 Char"/>
    <w:link w:val="Bullet7"/>
    <w:locked/>
    <w:rsid w:val="00B13BD2"/>
    <w:rPr>
      <w:sz w:val="24"/>
      <w:szCs w:val="22"/>
    </w:rPr>
  </w:style>
  <w:style w:type="character" w:customStyle="1" w:styleId="Bullet6Char">
    <w:name w:val="*Bullet_6 Char"/>
    <w:link w:val="Bullet6"/>
    <w:locked/>
    <w:rsid w:val="00B13BD2"/>
    <w:rPr>
      <w:sz w:val="24"/>
      <w:szCs w:val="22"/>
    </w:rPr>
  </w:style>
  <w:style w:type="character" w:customStyle="1" w:styleId="Bullet5Char">
    <w:name w:val="*Bullet_5 Char"/>
    <w:link w:val="Bullet5"/>
    <w:locked/>
    <w:rsid w:val="00B13BD2"/>
    <w:rPr>
      <w:sz w:val="24"/>
      <w:szCs w:val="22"/>
    </w:rPr>
  </w:style>
  <w:style w:type="character" w:customStyle="1" w:styleId="Bullet4Char">
    <w:name w:val="*Bullet_4 Char"/>
    <w:link w:val="Bullet4"/>
    <w:locked/>
    <w:rsid w:val="00B13BD2"/>
    <w:rPr>
      <w:sz w:val="24"/>
      <w:szCs w:val="22"/>
    </w:rPr>
  </w:style>
  <w:style w:type="character" w:customStyle="1" w:styleId="Bullet3Char">
    <w:name w:val="*Bullet_3 Char"/>
    <w:link w:val="Bullet3"/>
    <w:locked/>
    <w:rsid w:val="00B13BD2"/>
    <w:rPr>
      <w:sz w:val="24"/>
      <w:szCs w:val="22"/>
    </w:rPr>
  </w:style>
  <w:style w:type="character" w:customStyle="1" w:styleId="Bullet2Char">
    <w:name w:val="*Bullet_2 Char"/>
    <w:link w:val="Bullet2"/>
    <w:locked/>
    <w:rsid w:val="00B13BD2"/>
    <w:rPr>
      <w:sz w:val="24"/>
      <w:szCs w:val="22"/>
    </w:rPr>
  </w:style>
  <w:style w:type="paragraph" w:customStyle="1" w:styleId="BulletedList">
    <w:name w:val="Bulleted List"/>
    <w:qFormat/>
    <w:rsid w:val="009936C4"/>
    <w:pPr>
      <w:numPr>
        <w:numId w:val="23"/>
      </w:numPr>
    </w:pPr>
    <w:rPr>
      <w:rFonts w:ascii="Arial" w:hAnsi="Arial"/>
      <w:color w:val="595959" w:themeColor="text1" w:themeTint="A6"/>
    </w:rPr>
  </w:style>
  <w:style w:type="paragraph" w:customStyle="1" w:styleId="SEYeTxt2">
    <w:name w:val="*SEYeTxt2"/>
    <w:aliases w:val="ebs1"/>
    <w:basedOn w:val="Normal"/>
    <w:next w:val="Number6"/>
    <w:autoRedefine/>
    <w:uiPriority w:val="9"/>
    <w:qFormat/>
    <w:rsid w:val="00AD4090"/>
    <w:pPr>
      <w:spacing w:after="240"/>
    </w:pPr>
    <w:rPr>
      <w:color w:val="595959"/>
      <w:sz w:val="20"/>
    </w:rPr>
  </w:style>
  <w:style w:type="numbering" w:customStyle="1" w:styleId="ArticleSection">
    <w:name w:val="ArticleSection"/>
    <w:pPr>
      <w:numPr>
        <w:numId w:val="30"/>
      </w:numPr>
    </w:pPr>
  </w:style>
  <w:style w:type="numbering" w:customStyle="1" w:styleId="111111">
    <w:name w:val="111111"/>
    <w:pPr>
      <w:numPr>
        <w:numId w:val="31"/>
      </w:numPr>
    </w:pPr>
  </w:style>
  <w:style w:type="numbering" w:customStyle="1" w:styleId="1ai">
    <w:name w:val="1ai"/>
    <w:pPr>
      <w:numPr>
        <w:numId w:val="32"/>
      </w:numPr>
    </w:pPr>
  </w:style>
  <w:style w:type="paragraph" w:customStyle="1" w:styleId="BulletblackArial">
    <w:name w:val="Bullet black Arial"/>
    <w:basedOn w:val="Normal"/>
    <w:qFormat/>
    <w:rsid w:val="00823885"/>
    <w:pPr>
      <w:numPr>
        <w:numId w:val="12"/>
      </w:numPr>
      <w:spacing w:after="240"/>
      <w:jc w:val="both"/>
    </w:pPr>
    <w:rPr>
      <w:rFonts w:ascii="Arial" w:hAnsi="Arial" w:cs="Arial"/>
      <w:color w:val="000000"/>
      <w:sz w:val="20"/>
      <w:szCs w:val="20"/>
    </w:rPr>
  </w:style>
  <w:style w:type="paragraph" w:customStyle="1" w:styleId="BulletblackTimes">
    <w:name w:val="Bullet black Times"/>
    <w:basedOn w:val="BulletblackArial"/>
    <w:qFormat/>
    <w:rsid w:val="00823885"/>
    <w:rPr>
      <w:rFonts w:ascii="Times New Roman" w:hAnsi="Times New Roman"/>
      <w:sz w:val="24"/>
    </w:rPr>
  </w:style>
  <w:style w:type="paragraph" w:customStyle="1" w:styleId="Number3">
    <w:name w:val="*Number_3"/>
    <w:basedOn w:val="Normal"/>
    <w:rsid w:val="00B659CB"/>
    <w:pPr>
      <w:numPr>
        <w:ilvl w:val="2"/>
        <w:numId w:val="16"/>
      </w:numPr>
      <w:spacing w:after="240"/>
      <w:outlineLvl w:val="0"/>
    </w:pPr>
  </w:style>
  <w:style w:type="paragraph" w:customStyle="1" w:styleId="Number4">
    <w:name w:val="*Number_4"/>
    <w:basedOn w:val="Normal"/>
    <w:rsid w:val="00B659CB"/>
    <w:pPr>
      <w:numPr>
        <w:ilvl w:val="3"/>
        <w:numId w:val="16"/>
      </w:numPr>
      <w:spacing w:after="240"/>
    </w:pPr>
  </w:style>
  <w:style w:type="paragraph" w:customStyle="1" w:styleId="Number5">
    <w:name w:val="*Number_5"/>
    <w:basedOn w:val="Normal"/>
    <w:rsid w:val="00B659CB"/>
    <w:pPr>
      <w:numPr>
        <w:ilvl w:val="4"/>
        <w:numId w:val="16"/>
      </w:numPr>
      <w:spacing w:after="240"/>
    </w:pPr>
  </w:style>
  <w:style w:type="paragraph" w:customStyle="1" w:styleId="Number7">
    <w:name w:val="*Number_7"/>
    <w:basedOn w:val="Normal"/>
    <w:rsid w:val="00B659CB"/>
    <w:pPr>
      <w:numPr>
        <w:ilvl w:val="6"/>
        <w:numId w:val="16"/>
      </w:numPr>
      <w:spacing w:after="240"/>
    </w:pPr>
  </w:style>
  <w:style w:type="paragraph" w:customStyle="1" w:styleId="Number8">
    <w:name w:val="*Number_8"/>
    <w:basedOn w:val="Normal"/>
    <w:rsid w:val="00B659CB"/>
    <w:pPr>
      <w:numPr>
        <w:ilvl w:val="7"/>
        <w:numId w:val="16"/>
      </w:numPr>
      <w:spacing w:after="240"/>
    </w:pPr>
  </w:style>
  <w:style w:type="paragraph" w:customStyle="1" w:styleId="Number9">
    <w:name w:val="*Number_9"/>
    <w:basedOn w:val="Normal"/>
    <w:rsid w:val="00B659CB"/>
    <w:pPr>
      <w:numPr>
        <w:ilvl w:val="8"/>
        <w:numId w:val="16"/>
      </w:numPr>
      <w:spacing w:after="240"/>
    </w:pPr>
  </w:style>
  <w:style w:type="paragraph" w:styleId="IntenseQuote">
    <w:name w:val="Intense Quote"/>
    <w:basedOn w:val="Normal"/>
    <w:next w:val="Normal"/>
    <w:link w:val="IntenseQuoteChar"/>
    <w:uiPriority w:val="30"/>
    <w:qFormat/>
    <w:rsid w:val="0056316A"/>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56316A"/>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56316A"/>
    <w:rPr>
      <w:i/>
      <w:iCs/>
      <w:color w:val="auto"/>
    </w:rPr>
  </w:style>
  <w:style w:type="character" w:styleId="IntenseEmphasis">
    <w:name w:val="Intense Emphasis"/>
    <w:basedOn w:val="DefaultParagraphFont"/>
    <w:uiPriority w:val="21"/>
    <w:qFormat/>
    <w:rsid w:val="0056316A"/>
    <w:rPr>
      <w:rFonts w:asciiTheme="minorHAnsi" w:eastAsiaTheme="minorEastAsia" w:hAnsiTheme="minorHAnsi" w:cstheme="minorBidi"/>
      <w:b/>
      <w:bCs/>
      <w:i/>
      <w:iCs/>
      <w:color w:val="943634" w:themeColor="accent2" w:themeShade="BF"/>
      <w:spacing w:val="0"/>
      <w:w w:val="100"/>
      <w:position w:val="0"/>
      <w:sz w:val="20"/>
      <w:szCs w:val="20"/>
    </w:rPr>
  </w:style>
  <w:style w:type="character" w:styleId="SubtleReference">
    <w:name w:val="Subtle Reference"/>
    <w:basedOn w:val="DefaultParagraphFont"/>
    <w:uiPriority w:val="31"/>
    <w:qFormat/>
    <w:rsid w:val="0056316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56316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customStyle="1" w:styleId="xl77">
    <w:name w:val="xl77"/>
    <w:basedOn w:val="Normal"/>
    <w:rsid w:val="00F65F73"/>
    <w:pPr>
      <w:shd w:val="clear" w:color="000000" w:fill="FFF2CC"/>
      <w:spacing w:before="100" w:beforeAutospacing="1" w:after="100" w:afterAutospacing="1"/>
      <w:textAlignment w:val="center"/>
    </w:pPr>
    <w:rPr>
      <w:color w:val="000000"/>
      <w:sz w:val="20"/>
      <w:szCs w:val="20"/>
    </w:rPr>
  </w:style>
  <w:style w:type="paragraph" w:customStyle="1" w:styleId="xl78">
    <w:name w:val="xl78"/>
    <w:basedOn w:val="Normal"/>
    <w:rsid w:val="00F65F73"/>
    <w:pPr>
      <w:shd w:val="clear" w:color="000000" w:fill="FFF2CC"/>
      <w:spacing w:before="100" w:beforeAutospacing="1" w:after="100" w:afterAutospacing="1"/>
      <w:textAlignment w:val="center"/>
    </w:pPr>
    <w:rPr>
      <w:b/>
      <w:bCs/>
      <w:sz w:val="20"/>
      <w:szCs w:val="20"/>
    </w:rPr>
  </w:style>
  <w:style w:type="paragraph" w:customStyle="1" w:styleId="xl79">
    <w:name w:val="xl79"/>
    <w:basedOn w:val="Normal"/>
    <w:rsid w:val="00F65F73"/>
    <w:pPr>
      <w:spacing w:before="100" w:beforeAutospacing="1" w:after="100" w:afterAutospacing="1"/>
      <w:jc w:val="center"/>
      <w:textAlignment w:val="center"/>
    </w:pPr>
    <w:rPr>
      <w:color w:val="000000"/>
      <w:sz w:val="20"/>
      <w:szCs w:val="20"/>
    </w:rPr>
  </w:style>
  <w:style w:type="paragraph" w:customStyle="1" w:styleId="xl80">
    <w:name w:val="xl80"/>
    <w:basedOn w:val="Normal"/>
    <w:rsid w:val="00F65F73"/>
    <w:pPr>
      <w:shd w:val="clear" w:color="000000" w:fill="B4C6E7"/>
      <w:spacing w:before="100" w:beforeAutospacing="1" w:after="100" w:afterAutospacing="1"/>
      <w:jc w:val="center"/>
      <w:textAlignment w:val="center"/>
    </w:pPr>
    <w:rPr>
      <w:color w:val="000000"/>
      <w:sz w:val="20"/>
      <w:szCs w:val="20"/>
    </w:rPr>
  </w:style>
  <w:style w:type="paragraph" w:customStyle="1" w:styleId="xl81">
    <w:name w:val="xl81"/>
    <w:basedOn w:val="Normal"/>
    <w:rsid w:val="00F65F73"/>
    <w:pPr>
      <w:spacing w:before="100" w:beforeAutospacing="1" w:after="100" w:afterAutospacing="1"/>
      <w:jc w:val="center"/>
      <w:textAlignment w:val="center"/>
    </w:pPr>
    <w:rPr>
      <w:sz w:val="20"/>
      <w:szCs w:val="20"/>
    </w:rPr>
  </w:style>
  <w:style w:type="paragraph" w:customStyle="1" w:styleId="xl82">
    <w:name w:val="xl82"/>
    <w:basedOn w:val="Normal"/>
    <w:rsid w:val="00F65F73"/>
    <w:pPr>
      <w:shd w:val="clear" w:color="000000" w:fill="FFFF00"/>
      <w:spacing w:before="100" w:beforeAutospacing="1" w:after="100" w:afterAutospacing="1"/>
    </w:pPr>
    <w:rPr>
      <w:color w:val="0000FF"/>
      <w:sz w:val="20"/>
      <w:szCs w:val="20"/>
    </w:rPr>
  </w:style>
  <w:style w:type="paragraph" w:customStyle="1" w:styleId="font5">
    <w:name w:val="font5"/>
    <w:basedOn w:val="Normal"/>
    <w:rsid w:val="00F65F73"/>
    <w:pPr>
      <w:spacing w:before="100" w:beforeAutospacing="1" w:after="100" w:afterAutospacing="1"/>
    </w:pPr>
    <w:rPr>
      <w:rFonts w:ascii="Calibri" w:hAnsi="Calibri" w:cs="Calibri"/>
      <w:color w:val="000000"/>
    </w:rPr>
  </w:style>
  <w:style w:type="paragraph" w:customStyle="1" w:styleId="font6">
    <w:name w:val="font6"/>
    <w:basedOn w:val="Normal"/>
    <w:rsid w:val="00F65F73"/>
    <w:pPr>
      <w:spacing w:before="100" w:beforeAutospacing="1" w:after="100" w:afterAutospacing="1"/>
    </w:pPr>
    <w:rPr>
      <w:rFonts w:ascii="Calibri" w:hAnsi="Calibri" w:cs="Calibri"/>
      <w:color w:val="0000FF"/>
    </w:rPr>
  </w:style>
  <w:style w:type="paragraph" w:customStyle="1" w:styleId="font7">
    <w:name w:val="font7"/>
    <w:basedOn w:val="Normal"/>
    <w:rsid w:val="00F65F73"/>
    <w:pPr>
      <w:spacing w:before="100" w:beforeAutospacing="1" w:after="100" w:afterAutospacing="1"/>
    </w:pPr>
    <w:rPr>
      <w:rFonts w:ascii="Calibri" w:hAnsi="Calibri" w:cs="Calibri"/>
      <w:color w:val="C71585"/>
    </w:rPr>
  </w:style>
  <w:style w:type="paragraph" w:customStyle="1" w:styleId="font0">
    <w:name w:val="font0"/>
    <w:basedOn w:val="Normal"/>
    <w:rsid w:val="002B74A0"/>
    <w:pPr>
      <w:spacing w:before="100" w:beforeAutospacing="1" w:after="100" w:afterAutospacing="1"/>
    </w:pPr>
    <w:rPr>
      <w:rFonts w:ascii="Calibri" w:hAnsi="Calibri" w:cs="Calibri"/>
      <w:color w:val="000000"/>
    </w:rPr>
  </w:style>
  <w:style w:type="paragraph" w:customStyle="1" w:styleId="xl83">
    <w:name w:val="xl83"/>
    <w:basedOn w:val="Normal"/>
    <w:rsid w:val="002B74A0"/>
    <w:pPr>
      <w:spacing w:before="100" w:beforeAutospacing="1" w:after="100" w:afterAutospacing="1"/>
    </w:pPr>
    <w:rPr>
      <w:sz w:val="20"/>
      <w:szCs w:val="20"/>
    </w:rPr>
  </w:style>
  <w:style w:type="paragraph" w:customStyle="1" w:styleId="xl84">
    <w:name w:val="xl84"/>
    <w:basedOn w:val="Normal"/>
    <w:rsid w:val="002B74A0"/>
    <w:pPr>
      <w:spacing w:before="100" w:beforeAutospacing="1" w:after="100" w:afterAutospacing="1"/>
    </w:pPr>
    <w:rPr>
      <w:szCs w:val="24"/>
    </w:rPr>
  </w:style>
  <w:style w:type="paragraph" w:customStyle="1" w:styleId="xl85">
    <w:name w:val="xl85"/>
    <w:basedOn w:val="Normal"/>
    <w:rsid w:val="002B74A0"/>
    <w:pPr>
      <w:spacing w:before="100" w:beforeAutospacing="1" w:after="100" w:afterAutospacing="1"/>
    </w:pPr>
    <w:rPr>
      <w:b/>
      <w:bCs/>
      <w:color w:val="7030A0"/>
      <w:szCs w:val="24"/>
    </w:rPr>
  </w:style>
  <w:style w:type="paragraph" w:customStyle="1" w:styleId="xl86">
    <w:name w:val="xl86"/>
    <w:basedOn w:val="Normal"/>
    <w:rsid w:val="002B74A0"/>
    <w:pPr>
      <w:spacing w:before="100" w:beforeAutospacing="1" w:after="100" w:afterAutospacing="1"/>
    </w:pPr>
    <w:rPr>
      <w:b/>
      <w:bCs/>
      <w:color w:val="C00000"/>
      <w:sz w:val="20"/>
      <w:szCs w:val="20"/>
    </w:rPr>
  </w:style>
  <w:style w:type="paragraph" w:customStyle="1" w:styleId="xl87">
    <w:name w:val="xl87"/>
    <w:basedOn w:val="Normal"/>
    <w:rsid w:val="002B74A0"/>
    <w:pPr>
      <w:shd w:val="clear" w:color="000000" w:fill="FF0000"/>
      <w:spacing w:before="100" w:beforeAutospacing="1" w:after="100" w:afterAutospacing="1"/>
    </w:pPr>
    <w:rPr>
      <w:b/>
      <w:bCs/>
      <w:color w:val="7030A0"/>
      <w:szCs w:val="24"/>
    </w:rPr>
  </w:style>
  <w:style w:type="paragraph" w:customStyle="1" w:styleId="xl88">
    <w:name w:val="xl88"/>
    <w:basedOn w:val="Normal"/>
    <w:rsid w:val="002B74A0"/>
    <w:pPr>
      <w:spacing w:before="100" w:beforeAutospacing="1" w:after="100" w:afterAutospacing="1"/>
    </w:pPr>
    <w:rPr>
      <w:szCs w:val="24"/>
    </w:rPr>
  </w:style>
  <w:style w:type="paragraph" w:customStyle="1" w:styleId="xl63">
    <w:name w:val="xl63"/>
    <w:basedOn w:val="Normal"/>
    <w:rsid w:val="002B74A0"/>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491005">
      <w:bodyDiv w:val="1"/>
      <w:marLeft w:val="0"/>
      <w:marRight w:val="0"/>
      <w:marTop w:val="0"/>
      <w:marBottom w:val="0"/>
      <w:divBdr>
        <w:top w:val="none" w:sz="0" w:space="0" w:color="auto"/>
        <w:left w:val="none" w:sz="0" w:space="0" w:color="auto"/>
        <w:bottom w:val="none" w:sz="0" w:space="0" w:color="auto"/>
        <w:right w:val="none" w:sz="0" w:space="0" w:color="auto"/>
      </w:divBdr>
    </w:div>
    <w:div w:id="980188384">
      <w:marLeft w:val="0"/>
      <w:marRight w:val="0"/>
      <w:marTop w:val="0"/>
      <w:marBottom w:val="0"/>
      <w:divBdr>
        <w:top w:val="none" w:sz="0" w:space="0" w:color="auto"/>
        <w:left w:val="none" w:sz="0" w:space="0" w:color="auto"/>
        <w:bottom w:val="none" w:sz="0" w:space="0" w:color="auto"/>
        <w:right w:val="none" w:sz="0" w:space="0" w:color="auto"/>
      </w:divBdr>
    </w:div>
    <w:div w:id="980188385">
      <w:marLeft w:val="0"/>
      <w:marRight w:val="0"/>
      <w:marTop w:val="0"/>
      <w:marBottom w:val="0"/>
      <w:divBdr>
        <w:top w:val="none" w:sz="0" w:space="0" w:color="auto"/>
        <w:left w:val="none" w:sz="0" w:space="0" w:color="auto"/>
        <w:bottom w:val="none" w:sz="0" w:space="0" w:color="auto"/>
        <w:right w:val="none" w:sz="0" w:space="0" w:color="auto"/>
      </w:divBdr>
    </w:div>
    <w:div w:id="980188386">
      <w:marLeft w:val="0"/>
      <w:marRight w:val="0"/>
      <w:marTop w:val="0"/>
      <w:marBottom w:val="0"/>
      <w:divBdr>
        <w:top w:val="none" w:sz="0" w:space="0" w:color="auto"/>
        <w:left w:val="none" w:sz="0" w:space="0" w:color="auto"/>
        <w:bottom w:val="none" w:sz="0" w:space="0" w:color="auto"/>
        <w:right w:val="none" w:sz="0" w:space="0" w:color="auto"/>
      </w:divBdr>
    </w:div>
    <w:div w:id="1617639002">
      <w:bodyDiv w:val="1"/>
      <w:marLeft w:val="0"/>
      <w:marRight w:val="0"/>
      <w:marTop w:val="0"/>
      <w:marBottom w:val="0"/>
      <w:divBdr>
        <w:top w:val="none" w:sz="0" w:space="0" w:color="auto"/>
        <w:left w:val="none" w:sz="0" w:space="0" w:color="auto"/>
        <w:bottom w:val="none" w:sz="0" w:space="0" w:color="auto"/>
        <w:right w:val="none" w:sz="0" w:space="0" w:color="auto"/>
      </w:divBdr>
    </w:div>
    <w:div w:id="166843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bin"/><Relationship Id="rId13" Type="http://schemas.openxmlformats.org/officeDocument/2006/relationships/header" Target="header3.xml"/><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microsoft.com/office/2011/relationships/people" Target="peop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1436</Words>
  <Characters>8188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Malik, Himanshu</dc:creator>
  <cp:lastModifiedBy>Himanshu Malik (Open)
</cp:lastModifiedBy>
  <cp:revision>3</cp:revision>
  <cp:lastPrinted>1900-01-01T08:00:00Z</cp:lastPrinted>
  <dcterms:created xsi:type="dcterms:W3CDTF">2022-02-03T04:14:00Z</dcterms:created>
  <dcterms:modified xsi:type="dcterms:W3CDTF">2022-02-04T19:43:00Z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y fmtid="{D5CDD505-2E9C-101B-9397-08002B2CF9AE}" pid="3" name="MSIP_Label_ea60d57e-af5b-4752-ac57-3e4f28ca11dc_Enabled">
    <vt:lpwstr>true</vt:lpwstr>
  </property>
  <property fmtid="{D5CDD505-2E9C-101B-9397-08002B2CF9AE}" pid="4" name="MSIP_Label_ea60d57e-af5b-4752-ac57-3e4f28ca11dc_SetDate">
    <vt:lpwstr>2022-02-02T22:24:30Z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a6cc4aaa-f67f-4c98-8905-936d997de210</vt:lpwstr>
  </property>
  <property fmtid="{D5CDD505-2E9C-101B-9397-08002B2CF9AE}" pid="9" name="MSIP_Label_ea60d57e-af5b-4752-ac57-3e4f28ca11dc_ContentBits">
    <vt:lpwstr>0</vt:lpwstr>
  </property>
</Properties>
</file>